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32D7B" w14:textId="02413C97" w:rsidR="00604704" w:rsidRPr="00A75AD5" w:rsidDel="001A6F93" w:rsidRDefault="00604704" w:rsidP="001A6F93">
      <w:pPr>
        <w:widowControl/>
        <w:spacing w:line="216" w:lineRule="auto"/>
        <w:ind w:left="1109"/>
        <w:jc w:val="left"/>
        <w:rPr>
          <w:del w:id="0" w:author="吴 风" w:date="2022-09-04T19:09:00Z"/>
          <w:rFonts w:ascii="宋体" w:eastAsia="宋体" w:hAnsi="宋体" w:cs="宋体"/>
          <w:color w:val="6A3A20"/>
          <w:kern w:val="0"/>
          <w:sz w:val="48"/>
          <w:szCs w:val="24"/>
        </w:rPr>
        <w:pPrChange w:id="1" w:author="吴 风" w:date="2022-09-04T19:09:00Z">
          <w:pPr>
            <w:widowControl/>
            <w:numPr>
              <w:numId w:val="1"/>
            </w:numPr>
            <w:tabs>
              <w:tab w:val="num" w:pos="720"/>
            </w:tabs>
            <w:spacing w:line="216" w:lineRule="auto"/>
            <w:ind w:left="1109" w:hanging="360"/>
            <w:jc w:val="left"/>
          </w:pPr>
        </w:pPrChange>
      </w:pPr>
      <w:del w:id="2" w:author="吴 风" w:date="2022-09-04T19:09:00Z">
        <w:r w:rsidRPr="00A75AD5" w:rsidDel="001A6F93">
          <w:rPr>
            <w:rFonts w:ascii="微软雅黑" w:eastAsia="微软雅黑" w:hAnsi="微软雅黑" w:cs="+mn-cs" w:hint="eastAsia"/>
            <w:color w:val="6A3A20"/>
            <w:kern w:val="24"/>
            <w:sz w:val="48"/>
            <w:szCs w:val="48"/>
          </w:rPr>
          <w:delText>----------------------------------</w:delText>
        </w:r>
      </w:del>
    </w:p>
    <w:p w14:paraId="1214AECA" w14:textId="1EC16899" w:rsidR="00604704" w:rsidRPr="00A75AD5" w:rsidDel="001A6F93" w:rsidRDefault="00604704" w:rsidP="00604704">
      <w:pPr>
        <w:widowControl/>
        <w:numPr>
          <w:ilvl w:val="0"/>
          <w:numId w:val="1"/>
        </w:numPr>
        <w:spacing w:line="216" w:lineRule="auto"/>
        <w:ind w:left="1109"/>
        <w:jc w:val="left"/>
        <w:rPr>
          <w:del w:id="3" w:author="吴 风" w:date="2022-09-04T19:09:00Z"/>
          <w:rFonts w:ascii="宋体" w:eastAsia="宋体" w:hAnsi="宋体" w:cs="宋体"/>
          <w:color w:val="6A3A20"/>
          <w:kern w:val="0"/>
          <w:sz w:val="32"/>
          <w:szCs w:val="32"/>
        </w:rPr>
      </w:pPr>
      <w:del w:id="4" w:author="吴 风" w:date="2022-09-04T19:09:00Z">
        <w:r w:rsidRPr="00A75AD5" w:rsidDel="001A6F93">
          <w:rPr>
            <w:rFonts w:ascii="微软雅黑" w:eastAsia="微软雅黑" w:hAnsi="微软雅黑" w:cs="+mn-cs" w:hint="eastAsia"/>
            <w:color w:val="6A3A20"/>
            <w:kern w:val="24"/>
            <w:sz w:val="32"/>
            <w:szCs w:val="32"/>
          </w:rPr>
          <w:delText>系别__</w:delText>
        </w:r>
        <w:r w:rsidDel="001A6F93">
          <w:rPr>
            <w:rFonts w:ascii="微软雅黑" w:eastAsia="微软雅黑" w:hAnsi="微软雅黑" w:cs="+mn-cs" w:hint="eastAsia"/>
            <w:color w:val="6A3A20"/>
            <w:kern w:val="24"/>
            <w:sz w:val="32"/>
            <w:szCs w:val="32"/>
          </w:rPr>
          <w:delText>心理</w:delText>
        </w:r>
        <w:r w:rsidRPr="00A75AD5" w:rsidDel="001A6F93">
          <w:rPr>
            <w:rFonts w:ascii="微软雅黑" w:eastAsia="微软雅黑" w:hAnsi="微软雅黑" w:cs="+mn-cs" w:hint="eastAsia"/>
            <w:color w:val="6A3A20"/>
            <w:kern w:val="24"/>
            <w:sz w:val="32"/>
            <w:szCs w:val="32"/>
          </w:rPr>
          <w:delText>__   年级_</w:delText>
        </w:r>
        <w:r w:rsidDel="001A6F93">
          <w:rPr>
            <w:rFonts w:ascii="微软雅黑" w:eastAsia="微软雅黑" w:hAnsi="微软雅黑" w:cs="+mn-cs"/>
            <w:color w:val="6A3A20"/>
            <w:kern w:val="24"/>
            <w:sz w:val="32"/>
            <w:szCs w:val="32"/>
          </w:rPr>
          <w:delText>20</w:delText>
        </w:r>
        <w:r w:rsidDel="001A6F93">
          <w:rPr>
            <w:rFonts w:ascii="微软雅黑" w:eastAsia="微软雅黑" w:hAnsi="微软雅黑" w:cs="+mn-cs" w:hint="eastAsia"/>
            <w:color w:val="6A3A20"/>
            <w:kern w:val="24"/>
            <w:sz w:val="32"/>
            <w:szCs w:val="32"/>
          </w:rPr>
          <w:delText>级</w:delText>
        </w:r>
        <w:r w:rsidRPr="00A75AD5" w:rsidDel="001A6F93">
          <w:rPr>
            <w:rFonts w:ascii="微软雅黑" w:eastAsia="微软雅黑" w:hAnsi="微软雅黑" w:cs="+mn-cs" w:hint="eastAsia"/>
            <w:color w:val="6A3A20"/>
            <w:kern w:val="24"/>
            <w:sz w:val="32"/>
            <w:szCs w:val="32"/>
          </w:rPr>
          <w:delText>___  姓名__</w:delText>
        </w:r>
        <w:r w:rsidDel="001A6F93">
          <w:rPr>
            <w:rFonts w:ascii="微软雅黑" w:eastAsia="微软雅黑" w:hAnsi="微软雅黑" w:cs="+mn-cs" w:hint="eastAsia"/>
            <w:color w:val="6A3A20"/>
            <w:kern w:val="24"/>
            <w:sz w:val="32"/>
            <w:szCs w:val="32"/>
          </w:rPr>
          <w:delText>蒋敬</w:delText>
        </w:r>
        <w:r w:rsidRPr="00A75AD5" w:rsidDel="001A6F93">
          <w:rPr>
            <w:rFonts w:ascii="微软雅黑" w:eastAsia="微软雅黑" w:hAnsi="微软雅黑" w:cs="+mn-cs" w:hint="eastAsia"/>
            <w:color w:val="6A3A20"/>
            <w:kern w:val="24"/>
            <w:sz w:val="32"/>
            <w:szCs w:val="32"/>
          </w:rPr>
          <w:delText>___  　  同组成员______</w:delText>
        </w:r>
        <w:r w:rsidDel="001A6F93">
          <w:rPr>
            <w:rFonts w:ascii="微软雅黑" w:eastAsia="微软雅黑" w:hAnsi="微软雅黑" w:cs="+mn-cs" w:hint="eastAsia"/>
            <w:color w:val="6A3A20"/>
            <w:kern w:val="24"/>
            <w:sz w:val="32"/>
            <w:szCs w:val="32"/>
          </w:rPr>
          <w:delText>胡依禾、佘晨、韩海宁、高宁</w:delText>
        </w:r>
        <w:r w:rsidRPr="00A75AD5" w:rsidDel="001A6F93">
          <w:rPr>
            <w:rFonts w:ascii="微软雅黑" w:eastAsia="微软雅黑" w:hAnsi="微软雅黑" w:cs="+mn-cs" w:hint="eastAsia"/>
            <w:color w:val="6A3A20"/>
            <w:kern w:val="24"/>
            <w:sz w:val="32"/>
            <w:szCs w:val="32"/>
          </w:rPr>
          <w:delText xml:space="preserve">____ </w:delText>
        </w:r>
      </w:del>
    </w:p>
    <w:p w14:paraId="3E822C76" w14:textId="53052266" w:rsidR="00604704" w:rsidRPr="00A75AD5" w:rsidDel="001A6F93" w:rsidRDefault="00604704" w:rsidP="00604704">
      <w:pPr>
        <w:widowControl/>
        <w:numPr>
          <w:ilvl w:val="0"/>
          <w:numId w:val="1"/>
        </w:numPr>
        <w:spacing w:line="216" w:lineRule="auto"/>
        <w:ind w:left="1109"/>
        <w:jc w:val="left"/>
        <w:rPr>
          <w:del w:id="5" w:author="吴 风" w:date="2022-09-04T19:09:00Z"/>
          <w:rFonts w:ascii="宋体" w:eastAsia="宋体" w:hAnsi="宋体" w:cs="宋体"/>
          <w:color w:val="6A3A20"/>
          <w:kern w:val="0"/>
          <w:sz w:val="32"/>
          <w:szCs w:val="32"/>
        </w:rPr>
      </w:pPr>
      <w:del w:id="6" w:author="吴 风" w:date="2022-09-04T19:09:00Z">
        <w:r w:rsidRPr="00A75AD5" w:rsidDel="001A6F93">
          <w:rPr>
            <w:rFonts w:ascii="微软雅黑" w:eastAsia="微软雅黑" w:hAnsi="微软雅黑" w:cs="+mn-cs" w:hint="eastAsia"/>
            <w:color w:val="6A3A20"/>
            <w:kern w:val="24"/>
            <w:sz w:val="32"/>
            <w:szCs w:val="32"/>
          </w:rPr>
          <w:delText>实验日期____</w:delText>
        </w:r>
        <w:r w:rsidDel="001A6F93">
          <w:rPr>
            <w:rFonts w:ascii="微软雅黑" w:eastAsia="微软雅黑" w:hAnsi="微软雅黑" w:cs="+mn-cs"/>
            <w:color w:val="6A3A20"/>
            <w:kern w:val="24"/>
            <w:sz w:val="32"/>
            <w:szCs w:val="32"/>
          </w:rPr>
          <w:delText>2021</w:delText>
        </w:r>
        <w:r w:rsidDel="001A6F93">
          <w:rPr>
            <w:rFonts w:ascii="微软雅黑" w:eastAsia="微软雅黑" w:hAnsi="微软雅黑" w:cs="+mn-cs" w:hint="eastAsia"/>
            <w:color w:val="6A3A20"/>
            <w:kern w:val="24"/>
            <w:sz w:val="32"/>
            <w:szCs w:val="32"/>
          </w:rPr>
          <w:delText>/</w:delText>
        </w:r>
        <w:r w:rsidDel="001A6F93">
          <w:rPr>
            <w:rFonts w:ascii="微软雅黑" w:eastAsia="微软雅黑" w:hAnsi="微软雅黑" w:cs="+mn-cs"/>
            <w:color w:val="6A3A20"/>
            <w:kern w:val="24"/>
            <w:sz w:val="32"/>
            <w:szCs w:val="32"/>
          </w:rPr>
          <w:delText>9/24</w:delText>
        </w:r>
        <w:r w:rsidRPr="00A75AD5" w:rsidDel="001A6F93">
          <w:rPr>
            <w:rFonts w:ascii="微软雅黑" w:eastAsia="微软雅黑" w:hAnsi="微软雅黑" w:cs="+mn-cs" w:hint="eastAsia"/>
            <w:color w:val="6A3A20"/>
            <w:kern w:val="24"/>
            <w:sz w:val="32"/>
            <w:szCs w:val="32"/>
          </w:rPr>
          <w:delText>______                   　 教师评定_________</w:delText>
        </w:r>
      </w:del>
    </w:p>
    <w:p w14:paraId="2581CEE9" w14:textId="7AC89583" w:rsidR="00604704" w:rsidRPr="00604704" w:rsidDel="001A6F93" w:rsidRDefault="00604704" w:rsidP="00604704">
      <w:pPr>
        <w:widowControl/>
        <w:numPr>
          <w:ilvl w:val="0"/>
          <w:numId w:val="1"/>
        </w:numPr>
        <w:spacing w:line="216" w:lineRule="auto"/>
        <w:ind w:left="1109"/>
        <w:jc w:val="left"/>
        <w:rPr>
          <w:del w:id="7" w:author="吴 风" w:date="2022-09-04T19:09:00Z"/>
          <w:rFonts w:ascii="宋体" w:eastAsia="宋体" w:hAnsi="宋体" w:cs="宋体"/>
          <w:color w:val="6A3A20"/>
          <w:kern w:val="0"/>
          <w:sz w:val="48"/>
          <w:szCs w:val="24"/>
        </w:rPr>
      </w:pPr>
      <w:del w:id="8" w:author="吴 风" w:date="2022-09-04T19:09:00Z">
        <w:r w:rsidRPr="00A75AD5" w:rsidDel="001A6F93">
          <w:rPr>
            <w:rFonts w:ascii="微软雅黑" w:eastAsia="微软雅黑" w:hAnsi="微软雅黑" w:cs="+mn-cs" w:hint="eastAsia"/>
            <w:color w:val="6A3A20"/>
            <w:kern w:val="24"/>
            <w:sz w:val="48"/>
            <w:szCs w:val="48"/>
          </w:rPr>
          <w:delText>---------------------------------</w:delText>
        </w:r>
      </w:del>
    </w:p>
    <w:p w14:paraId="3102506C" w14:textId="35F224FD" w:rsidR="00604704" w:rsidRDefault="00604704" w:rsidP="00604704">
      <w:pPr>
        <w:pStyle w:val="a8"/>
      </w:pPr>
      <w:r>
        <w:rPr>
          <w:rFonts w:hint="eastAsia"/>
        </w:rPr>
        <w:t>运动类型和速度</w:t>
      </w:r>
      <w:commentRangeStart w:id="9"/>
      <w:r>
        <w:rPr>
          <w:rFonts w:hint="eastAsia"/>
        </w:rPr>
        <w:t>显著</w:t>
      </w:r>
      <w:commentRangeEnd w:id="9"/>
      <w:r w:rsidR="0099428D">
        <w:rPr>
          <w:rStyle w:val="aa"/>
          <w:b w:val="0"/>
          <w:bCs w:val="0"/>
          <w:kern w:val="2"/>
        </w:rPr>
        <w:commentReference w:id="9"/>
      </w:r>
      <w:r>
        <w:rPr>
          <w:rFonts w:hint="eastAsia"/>
        </w:rPr>
        <w:t>影响速度知觉</w:t>
      </w:r>
    </w:p>
    <w:p w14:paraId="49DECF85" w14:textId="0616BCC7" w:rsidR="00604704" w:rsidRDefault="00604704" w:rsidP="00604704">
      <w:r w:rsidRPr="00604704">
        <w:rPr>
          <w:rFonts w:hint="eastAsia"/>
          <w:b/>
          <w:bCs/>
        </w:rPr>
        <w:t>摘要</w:t>
      </w:r>
      <w:r>
        <w:rPr>
          <w:rFonts w:hint="eastAsia"/>
          <w:b/>
          <w:bCs/>
        </w:rPr>
        <w:t xml:space="preserve"> </w:t>
      </w:r>
      <w:r w:rsidRPr="009057F2">
        <w:rPr>
          <w:rFonts w:hint="eastAsia"/>
          <w:szCs w:val="21"/>
        </w:rPr>
        <w:t>速度知觉是运动知觉的一种，与时间知觉也有一定关系</w:t>
      </w:r>
      <w:r>
        <w:rPr>
          <w:rFonts w:hint="eastAsia"/>
          <w:szCs w:val="21"/>
        </w:rPr>
        <w:t>。</w:t>
      </w:r>
      <w:r w:rsidRPr="00604704">
        <w:rPr>
          <w:rFonts w:hint="eastAsia"/>
        </w:rPr>
        <w:t>本实验探究了前人研究中较少涉及的运动本身对速度知觉的影响，</w:t>
      </w:r>
      <w:commentRangeStart w:id="10"/>
      <w:r w:rsidRPr="00604704">
        <w:rPr>
          <w:rFonts w:hint="eastAsia"/>
        </w:rPr>
        <w:t>检验出运动类型和速度都对速度知觉有显著性影响，</w:t>
      </w:r>
      <w:commentRangeEnd w:id="10"/>
      <w:r w:rsidR="0099428D">
        <w:rPr>
          <w:rStyle w:val="aa"/>
        </w:rPr>
        <w:commentReference w:id="10"/>
      </w:r>
      <w:r w:rsidRPr="00604704">
        <w:rPr>
          <w:rFonts w:hint="eastAsia"/>
        </w:rPr>
        <w:t>并且</w:t>
      </w:r>
      <w:commentRangeStart w:id="11"/>
      <w:r w:rsidRPr="00604704">
        <w:rPr>
          <w:rFonts w:hint="eastAsia"/>
        </w:rPr>
        <w:t>对实验结果中一些值得讨论和进一步研究的地方提出了合理的可能解释</w:t>
      </w:r>
      <w:commentRangeEnd w:id="11"/>
      <w:r w:rsidR="0099428D">
        <w:rPr>
          <w:rStyle w:val="aa"/>
        </w:rPr>
        <w:commentReference w:id="11"/>
      </w:r>
      <w:r w:rsidRPr="00604704">
        <w:rPr>
          <w:rFonts w:hint="eastAsia"/>
        </w:rPr>
        <w:t>。</w:t>
      </w:r>
    </w:p>
    <w:p w14:paraId="3154D60A" w14:textId="77777777" w:rsidR="00604704" w:rsidRDefault="00604704" w:rsidP="00604704"/>
    <w:p w14:paraId="2CB82DAA" w14:textId="1EA41CDE" w:rsidR="00604704" w:rsidRDefault="00604704" w:rsidP="00604704">
      <w:r w:rsidRPr="00604704">
        <w:rPr>
          <w:rFonts w:hint="eastAsia"/>
          <w:b/>
          <w:bCs/>
        </w:rPr>
        <w:t>关键词</w:t>
      </w:r>
      <w:r>
        <w:rPr>
          <w:rFonts w:hint="eastAsia"/>
        </w:rPr>
        <w:t xml:space="preserve"> </w:t>
      </w:r>
      <w:r>
        <w:t xml:space="preserve"> </w:t>
      </w:r>
      <w:r>
        <w:rPr>
          <w:rFonts w:hint="eastAsia"/>
        </w:rPr>
        <w:t xml:space="preserve">速度知觉 </w:t>
      </w:r>
      <w:r>
        <w:t xml:space="preserve"> </w:t>
      </w:r>
      <w:r>
        <w:rPr>
          <w:rFonts w:hint="eastAsia"/>
        </w:rPr>
        <w:t xml:space="preserve">运动类型 </w:t>
      </w:r>
      <w:commentRangeStart w:id="12"/>
      <w:r>
        <w:t xml:space="preserve"> </w:t>
      </w:r>
      <w:r>
        <w:rPr>
          <w:rFonts w:hint="eastAsia"/>
        </w:rPr>
        <w:t>速度</w:t>
      </w:r>
      <w:commentRangeEnd w:id="12"/>
      <w:r w:rsidR="0099428D">
        <w:rPr>
          <w:rStyle w:val="aa"/>
        </w:rPr>
        <w:commentReference w:id="12"/>
      </w:r>
    </w:p>
    <w:p w14:paraId="18F44552" w14:textId="6E141801" w:rsidR="00604704" w:rsidRDefault="00604704" w:rsidP="00604704"/>
    <w:p w14:paraId="13E9C791" w14:textId="77777777" w:rsidR="00604704" w:rsidRPr="00604704" w:rsidRDefault="00604704" w:rsidP="00604704"/>
    <w:p w14:paraId="70F17892" w14:textId="51B53D6D" w:rsidR="009057F2" w:rsidRDefault="009057F2">
      <w:pPr>
        <w:rPr>
          <w:rFonts w:ascii="宋体" w:eastAsia="宋体" w:hAnsi="宋体"/>
          <w:sz w:val="32"/>
          <w:szCs w:val="32"/>
        </w:rPr>
      </w:pPr>
      <w:r>
        <w:rPr>
          <w:rFonts w:ascii="宋体" w:eastAsia="宋体" w:hAnsi="宋体"/>
          <w:sz w:val="32"/>
          <w:szCs w:val="32"/>
        </w:rPr>
        <w:t>1</w:t>
      </w:r>
      <w:r w:rsidRPr="00F96C2F">
        <w:rPr>
          <w:rFonts w:ascii="宋体" w:eastAsia="宋体" w:hAnsi="宋体"/>
          <w:sz w:val="32"/>
          <w:szCs w:val="32"/>
        </w:rPr>
        <w:t xml:space="preserve"> </w:t>
      </w:r>
      <w:r>
        <w:rPr>
          <w:rFonts w:ascii="宋体" w:eastAsia="宋体" w:hAnsi="宋体" w:hint="eastAsia"/>
          <w:sz w:val="32"/>
          <w:szCs w:val="32"/>
        </w:rPr>
        <w:t>前言</w:t>
      </w:r>
    </w:p>
    <w:p w14:paraId="63D2DCCF" w14:textId="67A14D26" w:rsidR="009057F2" w:rsidRDefault="009057F2" w:rsidP="009057F2">
      <w:pPr>
        <w:ind w:firstLine="420"/>
        <w:rPr>
          <w:szCs w:val="21"/>
        </w:rPr>
      </w:pPr>
      <w:commentRangeStart w:id="13"/>
      <w:r w:rsidRPr="009057F2">
        <w:rPr>
          <w:rFonts w:hint="eastAsia"/>
          <w:szCs w:val="21"/>
        </w:rPr>
        <w:t>速度知</w:t>
      </w:r>
      <w:commentRangeEnd w:id="13"/>
      <w:r w:rsidR="0099428D">
        <w:rPr>
          <w:rStyle w:val="aa"/>
        </w:rPr>
        <w:commentReference w:id="13"/>
      </w:r>
      <w:r w:rsidRPr="009057F2">
        <w:rPr>
          <w:rFonts w:hint="eastAsia"/>
          <w:szCs w:val="21"/>
        </w:rPr>
        <w:t>觉是运动知觉的一种，与时间知觉也有一定关系。能否正确估计物体的运动速度，在人的实践活动中有重要意义。</w:t>
      </w:r>
      <w:r>
        <w:rPr>
          <w:rFonts w:hint="eastAsia"/>
          <w:szCs w:val="21"/>
        </w:rPr>
        <w:t>然而，速度知觉除了受到观察的误差影响之外，还有许多因素</w:t>
      </w:r>
      <w:r w:rsidR="009D4DC0">
        <w:rPr>
          <w:rFonts w:hint="eastAsia"/>
          <w:szCs w:val="21"/>
        </w:rPr>
        <w:t>影响人们的速度知觉。</w:t>
      </w:r>
    </w:p>
    <w:p w14:paraId="32199D99" w14:textId="0255C354" w:rsidR="009D4DC0" w:rsidRDefault="009D4DC0" w:rsidP="009057F2">
      <w:pPr>
        <w:ind w:firstLine="420"/>
        <w:rPr>
          <w:szCs w:val="21"/>
        </w:rPr>
      </w:pPr>
      <w:commentRangeStart w:id="14"/>
      <w:r>
        <w:rPr>
          <w:rFonts w:hint="eastAsia"/>
          <w:szCs w:val="21"/>
        </w:rPr>
        <w:t>首先，运动视差导致人们对不同距离的物体的速度知觉之间存在差异，因为环境中物体的相对距离决定了它们在视网膜影像上相对运动的大小，所以即使两个物体的实际速度相等，远处的物体看上去也比近处</w:t>
      </w:r>
      <w:r w:rsidR="00F856E1">
        <w:rPr>
          <w:rFonts w:hint="eastAsia"/>
          <w:szCs w:val="21"/>
        </w:rPr>
        <w:t>物体运动得</w:t>
      </w:r>
      <w:r>
        <w:rPr>
          <w:rFonts w:hint="eastAsia"/>
          <w:szCs w:val="21"/>
        </w:rPr>
        <w:t>慢。</w:t>
      </w:r>
      <w:commentRangeEnd w:id="14"/>
      <w:r w:rsidR="0099428D">
        <w:rPr>
          <w:rStyle w:val="aa"/>
        </w:rPr>
        <w:commentReference w:id="14"/>
      </w:r>
      <w:r w:rsidR="002D0486">
        <w:rPr>
          <w:rFonts w:ascii="Arial" w:hAnsi="Arial" w:cs="Arial"/>
          <w:color w:val="222222"/>
          <w:sz w:val="20"/>
          <w:szCs w:val="20"/>
          <w:shd w:val="clear" w:color="auto" w:fill="FFFFFF"/>
        </w:rPr>
        <w:t>Williams</w:t>
      </w:r>
      <w:r w:rsidR="002D0486">
        <w:rPr>
          <w:rFonts w:ascii="Arial" w:hAnsi="Arial" w:cs="Arial" w:hint="eastAsia"/>
          <w:color w:val="222222"/>
          <w:sz w:val="20"/>
          <w:szCs w:val="20"/>
          <w:shd w:val="clear" w:color="auto" w:fill="FFFFFF"/>
        </w:rPr>
        <w:t>和</w:t>
      </w:r>
      <w:r w:rsidR="002D0486">
        <w:rPr>
          <w:rFonts w:ascii="Arial" w:hAnsi="Arial" w:cs="Arial"/>
          <w:color w:val="222222"/>
          <w:sz w:val="20"/>
          <w:szCs w:val="20"/>
          <w:shd w:val="clear" w:color="auto" w:fill="FFFFFF"/>
        </w:rPr>
        <w:t>Sekuler</w:t>
      </w:r>
      <w:r w:rsidR="002D0486">
        <w:rPr>
          <w:rFonts w:ascii="Arial" w:hAnsi="Arial" w:cs="Arial" w:hint="eastAsia"/>
          <w:color w:val="222222"/>
          <w:sz w:val="20"/>
          <w:szCs w:val="20"/>
          <w:shd w:val="clear" w:color="auto" w:fill="FFFFFF"/>
        </w:rPr>
        <w:t>（</w:t>
      </w:r>
      <w:r w:rsidR="002D0486">
        <w:rPr>
          <w:rFonts w:ascii="Arial" w:hAnsi="Arial" w:cs="Arial" w:hint="eastAsia"/>
          <w:color w:val="222222"/>
          <w:sz w:val="20"/>
          <w:szCs w:val="20"/>
          <w:shd w:val="clear" w:color="auto" w:fill="FFFFFF"/>
        </w:rPr>
        <w:t>1</w:t>
      </w:r>
      <w:r w:rsidR="002D0486">
        <w:rPr>
          <w:rFonts w:ascii="Arial" w:hAnsi="Arial" w:cs="Arial"/>
          <w:color w:val="222222"/>
          <w:sz w:val="20"/>
          <w:szCs w:val="20"/>
          <w:shd w:val="clear" w:color="auto" w:fill="FFFFFF"/>
        </w:rPr>
        <w:t>984</w:t>
      </w:r>
      <w:r w:rsidR="002D0486">
        <w:rPr>
          <w:rFonts w:ascii="Arial" w:hAnsi="Arial" w:cs="Arial" w:hint="eastAsia"/>
          <w:color w:val="222222"/>
          <w:sz w:val="20"/>
          <w:szCs w:val="20"/>
          <w:shd w:val="clear" w:color="auto" w:fill="FFFFFF"/>
        </w:rPr>
        <w:t>）</w:t>
      </w:r>
      <w:r>
        <w:rPr>
          <w:rFonts w:hint="eastAsia"/>
          <w:szCs w:val="21"/>
        </w:rPr>
        <w:t>的研究表明，当一个刺激物的各微小组成部分的运动状态存在差异时，视觉系统可以整合各个部分的运动信息，形成一个全局的一致性的运动感知。</w:t>
      </w:r>
      <w:r w:rsidR="00B50790">
        <w:rPr>
          <w:rFonts w:hint="eastAsia"/>
          <w:szCs w:val="21"/>
        </w:rPr>
        <w:t>在此基础上，当刺激物不是以一个单一的速度运动，而是包含一个速度分布时，我们的视觉系统能够整合不同的速度并且取平均形成一个整体的速度感知，即将平均速度知觉为整体的速度，这种机制的精确度和当刺激物只有单个速度时的知觉机制一样（</w:t>
      </w:r>
      <w:r w:rsidR="002D0486">
        <w:rPr>
          <w:rFonts w:ascii="Arial" w:hAnsi="Arial" w:cs="Arial"/>
          <w:color w:val="222222"/>
          <w:sz w:val="20"/>
          <w:szCs w:val="20"/>
          <w:shd w:val="clear" w:color="auto" w:fill="FFFFFF"/>
        </w:rPr>
        <w:t>Watamaniuk</w:t>
      </w:r>
      <w:del w:id="15" w:author="汪 鑫" w:date="2021-10-05T16:28:00Z">
        <w:r w:rsidR="002D0486" w:rsidDel="0099428D">
          <w:rPr>
            <w:rFonts w:ascii="Arial" w:hAnsi="Arial" w:cs="Arial"/>
            <w:color w:val="222222"/>
            <w:sz w:val="20"/>
            <w:szCs w:val="20"/>
            <w:shd w:val="clear" w:color="auto" w:fill="FFFFFF"/>
          </w:rPr>
          <w:delText>, S. N.,</w:delText>
        </w:r>
      </w:del>
      <w:r w:rsidR="002D0486">
        <w:rPr>
          <w:rFonts w:ascii="Arial" w:hAnsi="Arial" w:cs="Arial"/>
          <w:color w:val="222222"/>
          <w:sz w:val="20"/>
          <w:szCs w:val="20"/>
          <w:shd w:val="clear" w:color="auto" w:fill="FFFFFF"/>
        </w:rPr>
        <w:t xml:space="preserve"> &amp; Duchon, </w:t>
      </w:r>
      <w:del w:id="16" w:author="汪 鑫" w:date="2021-10-05T16:29:00Z">
        <w:r w:rsidR="002D0486" w:rsidDel="00956065">
          <w:rPr>
            <w:rFonts w:ascii="Arial" w:hAnsi="Arial" w:cs="Arial"/>
            <w:color w:val="222222"/>
            <w:sz w:val="20"/>
            <w:szCs w:val="20"/>
            <w:shd w:val="clear" w:color="auto" w:fill="FFFFFF"/>
          </w:rPr>
          <w:delText xml:space="preserve">A. </w:delText>
        </w:r>
      </w:del>
      <w:r w:rsidR="002D0486">
        <w:rPr>
          <w:rFonts w:ascii="Arial" w:hAnsi="Arial" w:cs="Arial"/>
          <w:color w:val="222222"/>
          <w:sz w:val="20"/>
          <w:szCs w:val="20"/>
          <w:shd w:val="clear" w:color="auto" w:fill="FFFFFF"/>
        </w:rPr>
        <w:t>1992</w:t>
      </w:r>
      <w:r w:rsidR="00B50790">
        <w:rPr>
          <w:rFonts w:hint="eastAsia"/>
          <w:szCs w:val="21"/>
        </w:rPr>
        <w:t>）</w:t>
      </w:r>
      <w:r w:rsidR="002D0486">
        <w:rPr>
          <w:rFonts w:hint="eastAsia"/>
          <w:szCs w:val="21"/>
        </w:rPr>
        <w:t>。</w:t>
      </w:r>
    </w:p>
    <w:p w14:paraId="31D3149E" w14:textId="0BF8CADA" w:rsidR="00B50790" w:rsidRDefault="002D0486" w:rsidP="009057F2">
      <w:pPr>
        <w:ind w:firstLine="420"/>
        <w:rPr>
          <w:szCs w:val="21"/>
        </w:rPr>
      </w:pPr>
      <w:r>
        <w:rPr>
          <w:rFonts w:ascii="Arial" w:hAnsi="Arial" w:cs="Arial"/>
          <w:color w:val="222222"/>
          <w:sz w:val="20"/>
          <w:szCs w:val="20"/>
          <w:shd w:val="clear" w:color="auto" w:fill="FFFFFF"/>
        </w:rPr>
        <w:t>Stocker, A. A.</w:t>
      </w:r>
      <w:r>
        <w:rPr>
          <w:rFonts w:ascii="Arial" w:hAnsi="Arial" w:cs="Arial" w:hint="eastAsia"/>
          <w:color w:val="222222"/>
          <w:sz w:val="20"/>
          <w:szCs w:val="20"/>
          <w:shd w:val="clear" w:color="auto" w:fill="FFFFFF"/>
        </w:rPr>
        <w:t>和</w:t>
      </w:r>
      <w:r>
        <w:rPr>
          <w:rFonts w:ascii="Arial" w:hAnsi="Arial" w:cs="Arial"/>
          <w:color w:val="222222"/>
          <w:sz w:val="20"/>
          <w:szCs w:val="20"/>
          <w:shd w:val="clear" w:color="auto" w:fill="FFFFFF"/>
        </w:rPr>
        <w:t xml:space="preserve"> Simoncelli, E. P.</w:t>
      </w: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006</w:t>
      </w:r>
      <w:r>
        <w:rPr>
          <w:rFonts w:ascii="Arial" w:hAnsi="Arial" w:cs="Arial" w:hint="eastAsia"/>
          <w:color w:val="222222"/>
          <w:sz w:val="20"/>
          <w:szCs w:val="20"/>
          <w:shd w:val="clear" w:color="auto" w:fill="FFFFFF"/>
        </w:rPr>
        <w:t>）</w:t>
      </w:r>
      <w:r w:rsidR="00B50790">
        <w:rPr>
          <w:rFonts w:hint="eastAsia"/>
          <w:szCs w:val="21"/>
        </w:rPr>
        <w:t>总结到，速度知觉显著依赖于刺激物的属性而非物理上的运动。例如，速度知觉受刺激物的对比度的影响，低对比度的刺激物的速度通常显得更慢，而高对比度的刺激物的速度通常显得更快，即使他们的实际速度相等（</w:t>
      </w:r>
      <w:r w:rsidR="00F856E1">
        <w:rPr>
          <w:rFonts w:ascii="Arial" w:hAnsi="Arial" w:cs="Arial"/>
          <w:color w:val="222222"/>
          <w:sz w:val="20"/>
          <w:szCs w:val="20"/>
          <w:shd w:val="clear" w:color="auto" w:fill="FFFFFF"/>
        </w:rPr>
        <w:t xml:space="preserve">Stone, L. S., &amp; Thompson, P. </w:t>
      </w:r>
      <w:r w:rsidR="00F856E1">
        <w:rPr>
          <w:rFonts w:ascii="Arial" w:hAnsi="Arial" w:cs="Arial" w:hint="eastAsia"/>
          <w:color w:val="222222"/>
          <w:sz w:val="20"/>
          <w:szCs w:val="20"/>
          <w:shd w:val="clear" w:color="auto" w:fill="FFFFFF"/>
        </w:rPr>
        <w:t>,</w:t>
      </w:r>
      <w:r w:rsidR="00F856E1">
        <w:rPr>
          <w:rFonts w:ascii="Arial" w:hAnsi="Arial" w:cs="Arial"/>
          <w:color w:val="222222"/>
          <w:sz w:val="20"/>
          <w:szCs w:val="20"/>
          <w:shd w:val="clear" w:color="auto" w:fill="FFFFFF"/>
        </w:rPr>
        <w:t>1992</w:t>
      </w:r>
      <w:r w:rsidR="00B50790">
        <w:rPr>
          <w:rFonts w:hint="eastAsia"/>
          <w:szCs w:val="21"/>
        </w:rPr>
        <w:t>）</w:t>
      </w:r>
      <w:r w:rsidR="00F856E1">
        <w:rPr>
          <w:rFonts w:hint="eastAsia"/>
          <w:szCs w:val="21"/>
        </w:rPr>
        <w:t>。</w:t>
      </w:r>
      <w:r w:rsidR="00B50790">
        <w:rPr>
          <w:rFonts w:hint="eastAsia"/>
          <w:szCs w:val="21"/>
        </w:rPr>
        <w:t>又如，条纹的大小、角速度、刺激物呈现的空间频率也会影响速度知觉，条纹越窄、角速度越大、空间频率越高的刺激物在知觉上更快</w:t>
      </w:r>
      <w:r w:rsidR="003F24DC">
        <w:rPr>
          <w:rFonts w:hint="eastAsia"/>
          <w:szCs w:val="21"/>
        </w:rPr>
        <w:t>（</w:t>
      </w:r>
      <w:r w:rsidR="003F24DC">
        <w:rPr>
          <w:rFonts w:ascii="Arial" w:hAnsi="Arial" w:cs="Arial"/>
          <w:color w:val="222222"/>
          <w:sz w:val="20"/>
          <w:szCs w:val="20"/>
          <w:shd w:val="clear" w:color="auto" w:fill="FFFFFF"/>
        </w:rPr>
        <w:t>Diener, H. C et al.</w:t>
      </w:r>
      <w:r w:rsidR="003F24DC">
        <w:rPr>
          <w:rFonts w:ascii="Arial" w:hAnsi="Arial" w:cs="Arial" w:hint="eastAsia"/>
          <w:color w:val="222222"/>
          <w:sz w:val="20"/>
          <w:szCs w:val="20"/>
          <w:shd w:val="clear" w:color="auto" w:fill="FFFFFF"/>
        </w:rPr>
        <w:t>，</w:t>
      </w:r>
      <w:r w:rsidR="003F24DC">
        <w:rPr>
          <w:rFonts w:ascii="Arial" w:hAnsi="Arial" w:cs="Arial" w:hint="eastAsia"/>
          <w:color w:val="222222"/>
          <w:sz w:val="20"/>
          <w:szCs w:val="20"/>
          <w:shd w:val="clear" w:color="auto" w:fill="FFFFFF"/>
        </w:rPr>
        <w:t>1</w:t>
      </w:r>
      <w:r w:rsidR="003F24DC">
        <w:rPr>
          <w:rFonts w:ascii="Arial" w:hAnsi="Arial" w:cs="Arial"/>
          <w:color w:val="222222"/>
          <w:sz w:val="20"/>
          <w:szCs w:val="20"/>
          <w:shd w:val="clear" w:color="auto" w:fill="FFFFFF"/>
        </w:rPr>
        <w:t>976</w:t>
      </w:r>
      <w:r w:rsidR="003F24DC">
        <w:rPr>
          <w:rFonts w:ascii="Arial" w:hAnsi="Arial" w:cs="Arial" w:hint="eastAsia"/>
          <w:color w:val="222222"/>
          <w:sz w:val="20"/>
          <w:szCs w:val="20"/>
          <w:shd w:val="clear" w:color="auto" w:fill="FFFFFF"/>
        </w:rPr>
        <w:t>）</w:t>
      </w:r>
      <w:r w:rsidR="00B50790">
        <w:rPr>
          <w:rFonts w:hint="eastAsia"/>
          <w:szCs w:val="21"/>
        </w:rPr>
        <w:t>。</w:t>
      </w:r>
    </w:p>
    <w:p w14:paraId="551CF121" w14:textId="6A2897A8" w:rsidR="00B50790" w:rsidRPr="009057F2" w:rsidRDefault="00926E88" w:rsidP="009057F2">
      <w:pPr>
        <w:ind w:firstLine="420"/>
        <w:rPr>
          <w:szCs w:val="21"/>
        </w:rPr>
      </w:pPr>
      <w:r>
        <w:rPr>
          <w:rFonts w:hint="eastAsia"/>
          <w:szCs w:val="21"/>
        </w:rPr>
        <w:t>然而，前</w:t>
      </w:r>
      <w:ins w:id="17" w:author="汪 鑫" w:date="2021-10-05T16:29:00Z">
        <w:r w:rsidR="00956065">
          <w:rPr>
            <w:rFonts w:hint="eastAsia"/>
            <w:szCs w:val="21"/>
          </w:rPr>
          <w:t>人</w:t>
        </w:r>
      </w:ins>
      <w:del w:id="18" w:author="汪 鑫" w:date="2021-10-05T16:29:00Z">
        <w:r w:rsidDel="00956065">
          <w:rPr>
            <w:rFonts w:hint="eastAsia"/>
            <w:szCs w:val="21"/>
          </w:rPr>
          <w:delText>任</w:delText>
        </w:r>
      </w:del>
      <w:r>
        <w:rPr>
          <w:rFonts w:hint="eastAsia"/>
          <w:szCs w:val="21"/>
        </w:rPr>
        <w:t>关于速度知觉的研究多是平面上的水平运动或者点图（</w:t>
      </w:r>
      <w:r w:rsidR="003F24DC">
        <w:rPr>
          <w:rFonts w:ascii="Arial" w:hAnsi="Arial" w:cs="Arial"/>
          <w:color w:val="222222"/>
          <w:sz w:val="20"/>
          <w:szCs w:val="20"/>
          <w:shd w:val="clear" w:color="auto" w:fill="FFFFFF"/>
        </w:rPr>
        <w:t>Williams &amp; Sekuler</w:t>
      </w:r>
      <w:r w:rsidR="003F24DC">
        <w:rPr>
          <w:rFonts w:ascii="Arial" w:hAnsi="Arial" w:cs="Arial" w:hint="eastAsia"/>
          <w:color w:val="222222"/>
          <w:sz w:val="20"/>
          <w:szCs w:val="20"/>
          <w:shd w:val="clear" w:color="auto" w:fill="FFFFFF"/>
        </w:rPr>
        <w:t>，</w:t>
      </w:r>
      <w:r w:rsidR="003F24DC">
        <w:rPr>
          <w:rFonts w:ascii="Arial" w:hAnsi="Arial" w:cs="Arial" w:hint="eastAsia"/>
          <w:color w:val="222222"/>
          <w:sz w:val="20"/>
          <w:szCs w:val="20"/>
          <w:shd w:val="clear" w:color="auto" w:fill="FFFFFF"/>
        </w:rPr>
        <w:t>1</w:t>
      </w:r>
      <w:r w:rsidR="003F24DC">
        <w:rPr>
          <w:rFonts w:ascii="Arial" w:hAnsi="Arial" w:cs="Arial"/>
          <w:color w:val="222222"/>
          <w:sz w:val="20"/>
          <w:szCs w:val="20"/>
          <w:shd w:val="clear" w:color="auto" w:fill="FFFFFF"/>
        </w:rPr>
        <w:t>984;</w:t>
      </w:r>
      <w:r w:rsidR="003F24DC" w:rsidRPr="003F24DC">
        <w:rPr>
          <w:rFonts w:ascii="Arial" w:hAnsi="Arial" w:cs="Arial"/>
          <w:color w:val="222222"/>
          <w:sz w:val="20"/>
          <w:szCs w:val="20"/>
          <w:shd w:val="clear" w:color="auto" w:fill="FFFFFF"/>
        </w:rPr>
        <w:t xml:space="preserve"> </w:t>
      </w:r>
      <w:r w:rsidR="003F24DC">
        <w:rPr>
          <w:rFonts w:ascii="Arial" w:hAnsi="Arial" w:cs="Arial"/>
          <w:color w:val="222222"/>
          <w:sz w:val="20"/>
          <w:szCs w:val="20"/>
          <w:shd w:val="clear" w:color="auto" w:fill="FFFFFF"/>
        </w:rPr>
        <w:t>Diener, H. C et al.</w:t>
      </w:r>
      <w:r w:rsidR="003F24DC">
        <w:rPr>
          <w:rFonts w:ascii="Arial" w:hAnsi="Arial" w:cs="Arial" w:hint="eastAsia"/>
          <w:color w:val="222222"/>
          <w:sz w:val="20"/>
          <w:szCs w:val="20"/>
          <w:shd w:val="clear" w:color="auto" w:fill="FFFFFF"/>
        </w:rPr>
        <w:t>，</w:t>
      </w:r>
      <w:r w:rsidR="003F24DC">
        <w:rPr>
          <w:rFonts w:ascii="Arial" w:hAnsi="Arial" w:cs="Arial" w:hint="eastAsia"/>
          <w:color w:val="222222"/>
          <w:sz w:val="20"/>
          <w:szCs w:val="20"/>
          <w:shd w:val="clear" w:color="auto" w:fill="FFFFFF"/>
        </w:rPr>
        <w:t>1</w:t>
      </w:r>
      <w:r w:rsidR="003F24DC">
        <w:rPr>
          <w:rFonts w:ascii="Arial" w:hAnsi="Arial" w:cs="Arial"/>
          <w:color w:val="222222"/>
          <w:sz w:val="20"/>
          <w:szCs w:val="20"/>
          <w:shd w:val="clear" w:color="auto" w:fill="FFFFFF"/>
        </w:rPr>
        <w:t>976</w:t>
      </w:r>
      <w:r>
        <w:rPr>
          <w:rFonts w:hint="eastAsia"/>
          <w:szCs w:val="21"/>
        </w:rPr>
        <w:t>），</w:t>
      </w:r>
      <w:r w:rsidR="00FB05B8">
        <w:rPr>
          <w:rFonts w:hint="eastAsia"/>
          <w:szCs w:val="21"/>
        </w:rPr>
        <w:t>更多关注运动本身之外的因素，</w:t>
      </w:r>
      <w:r>
        <w:rPr>
          <w:rFonts w:hint="eastAsia"/>
          <w:szCs w:val="21"/>
        </w:rPr>
        <w:t>较少关注运动类型和实际速度的影响。本实验将探究不同运动类型运动（水平/垂直/平面）和不同运动速度（</w:t>
      </w:r>
      <w:r>
        <w:rPr>
          <w:szCs w:val="21"/>
        </w:rPr>
        <w:t>40</w:t>
      </w:r>
      <w:r>
        <w:rPr>
          <w:rFonts w:hint="eastAsia"/>
          <w:szCs w:val="21"/>
        </w:rPr>
        <w:t>像素点每秒/</w:t>
      </w:r>
      <w:r>
        <w:rPr>
          <w:szCs w:val="21"/>
        </w:rPr>
        <w:t>80</w:t>
      </w:r>
      <w:r>
        <w:rPr>
          <w:rFonts w:hint="eastAsia"/>
          <w:szCs w:val="21"/>
        </w:rPr>
        <w:t>像素点每秒）</w:t>
      </w:r>
      <w:r w:rsidR="00FB05B8">
        <w:rPr>
          <w:rFonts w:hint="eastAsia"/>
          <w:szCs w:val="21"/>
        </w:rPr>
        <w:t>下的速度知觉有无显著性差异，并且将探究速度知觉的准确性。预期结果为</w:t>
      </w:r>
      <w:commentRangeStart w:id="19"/>
      <w:r w:rsidR="00FB05B8">
        <w:rPr>
          <w:rFonts w:hint="eastAsia"/>
          <w:szCs w:val="21"/>
        </w:rPr>
        <w:t>运动类型和运动速度对速度知觉有显著性影响</w:t>
      </w:r>
      <w:commentRangeEnd w:id="19"/>
      <w:r w:rsidR="00956065">
        <w:rPr>
          <w:rStyle w:val="aa"/>
        </w:rPr>
        <w:commentReference w:id="19"/>
      </w:r>
      <w:r w:rsidR="00FB05B8">
        <w:rPr>
          <w:rFonts w:hint="eastAsia"/>
          <w:szCs w:val="21"/>
        </w:rPr>
        <w:t>。</w:t>
      </w:r>
    </w:p>
    <w:p w14:paraId="19B14406" w14:textId="365834E1" w:rsidR="0096647A" w:rsidRDefault="00F96C2F">
      <w:pPr>
        <w:rPr>
          <w:rFonts w:ascii="宋体" w:eastAsia="宋体" w:hAnsi="宋体"/>
          <w:sz w:val="32"/>
          <w:szCs w:val="32"/>
        </w:rPr>
      </w:pPr>
      <w:r w:rsidRPr="00F96C2F">
        <w:rPr>
          <w:rFonts w:ascii="宋体" w:eastAsia="宋体" w:hAnsi="宋体" w:hint="eastAsia"/>
          <w:sz w:val="32"/>
          <w:szCs w:val="32"/>
        </w:rPr>
        <w:t>2</w:t>
      </w:r>
      <w:r w:rsidRPr="00F96C2F">
        <w:rPr>
          <w:rFonts w:ascii="宋体" w:eastAsia="宋体" w:hAnsi="宋体"/>
          <w:sz w:val="32"/>
          <w:szCs w:val="32"/>
        </w:rPr>
        <w:t xml:space="preserve"> </w:t>
      </w:r>
      <w:r w:rsidRPr="00F96C2F">
        <w:rPr>
          <w:rFonts w:ascii="宋体" w:eastAsia="宋体" w:hAnsi="宋体" w:hint="eastAsia"/>
          <w:sz w:val="32"/>
          <w:szCs w:val="32"/>
        </w:rPr>
        <w:t>方法</w:t>
      </w:r>
    </w:p>
    <w:p w14:paraId="79109B6D" w14:textId="65FAB87E" w:rsidR="00F96C2F" w:rsidRDefault="00F96C2F">
      <w:pPr>
        <w:rPr>
          <w:rFonts w:asciiTheme="minorEastAsia" w:hAnsiTheme="minorEastAsia"/>
          <w:b/>
          <w:bCs/>
          <w:szCs w:val="21"/>
        </w:rPr>
      </w:pPr>
      <w:r w:rsidRPr="00F96C2F">
        <w:rPr>
          <w:rFonts w:asciiTheme="minorEastAsia" w:hAnsiTheme="minorEastAsia" w:hint="eastAsia"/>
          <w:b/>
          <w:bCs/>
          <w:szCs w:val="21"/>
        </w:rPr>
        <w:t>2</w:t>
      </w:r>
      <w:r w:rsidRPr="00F96C2F">
        <w:rPr>
          <w:rFonts w:asciiTheme="minorEastAsia" w:hAnsiTheme="minorEastAsia"/>
          <w:b/>
          <w:bCs/>
          <w:szCs w:val="21"/>
        </w:rPr>
        <w:t xml:space="preserve">.1 </w:t>
      </w:r>
      <w:r w:rsidRPr="00F96C2F">
        <w:rPr>
          <w:rFonts w:asciiTheme="minorEastAsia" w:hAnsiTheme="minorEastAsia" w:hint="eastAsia"/>
          <w:b/>
          <w:bCs/>
          <w:szCs w:val="21"/>
        </w:rPr>
        <w:t>被试</w:t>
      </w:r>
    </w:p>
    <w:p w14:paraId="64C42B22" w14:textId="6B038068" w:rsidR="00F96C2F" w:rsidRDefault="00F96C2F" w:rsidP="00F96C2F">
      <w:pPr>
        <w:ind w:firstLineChars="200" w:firstLine="420"/>
        <w:rPr>
          <w:szCs w:val="21"/>
        </w:rPr>
      </w:pPr>
      <w:r>
        <w:rPr>
          <w:rFonts w:hint="eastAsia"/>
          <w:szCs w:val="21"/>
        </w:rPr>
        <w:t>被试为8</w:t>
      </w:r>
      <w:r>
        <w:rPr>
          <w:szCs w:val="21"/>
        </w:rPr>
        <w:t>1</w:t>
      </w:r>
      <w:r>
        <w:rPr>
          <w:rFonts w:hint="eastAsia"/>
          <w:szCs w:val="21"/>
        </w:rPr>
        <w:t>名北京大学心理与认知科学学院或者其他院系心理学双学位的学生，年龄在1</w:t>
      </w:r>
      <w:r>
        <w:rPr>
          <w:szCs w:val="21"/>
        </w:rPr>
        <w:t>8-22</w:t>
      </w:r>
      <w:r>
        <w:rPr>
          <w:rFonts w:hint="eastAsia"/>
          <w:szCs w:val="21"/>
        </w:rPr>
        <w:t>岁之间，4</w:t>
      </w:r>
      <w:r>
        <w:rPr>
          <w:szCs w:val="21"/>
        </w:rPr>
        <w:t>6</w:t>
      </w:r>
      <w:r>
        <w:rPr>
          <w:rFonts w:hint="eastAsia"/>
          <w:szCs w:val="21"/>
        </w:rPr>
        <w:t>位女性，3</w:t>
      </w:r>
      <w:r>
        <w:rPr>
          <w:szCs w:val="21"/>
        </w:rPr>
        <w:t>5</w:t>
      </w:r>
      <w:r>
        <w:rPr>
          <w:rFonts w:hint="eastAsia"/>
          <w:szCs w:val="21"/>
        </w:rPr>
        <w:t>位男性，所有被试均为右利手，视力或矫正视力正常。</w:t>
      </w:r>
    </w:p>
    <w:p w14:paraId="5E84A84B" w14:textId="684E313F" w:rsidR="00F96C2F" w:rsidRDefault="00F96C2F">
      <w:pPr>
        <w:rPr>
          <w:rFonts w:asciiTheme="minorEastAsia" w:hAnsiTheme="minorEastAsia"/>
          <w:b/>
          <w:bCs/>
          <w:szCs w:val="21"/>
        </w:rPr>
      </w:pPr>
      <w:bookmarkStart w:id="20" w:name="_Hlk83676308"/>
      <w:r>
        <w:rPr>
          <w:rFonts w:asciiTheme="minorEastAsia" w:hAnsiTheme="minorEastAsia" w:hint="eastAsia"/>
          <w:b/>
          <w:bCs/>
          <w:szCs w:val="21"/>
        </w:rPr>
        <w:t>2</w:t>
      </w:r>
      <w:r>
        <w:rPr>
          <w:rFonts w:asciiTheme="minorEastAsia" w:hAnsiTheme="minorEastAsia"/>
          <w:b/>
          <w:bCs/>
          <w:szCs w:val="21"/>
        </w:rPr>
        <w:t xml:space="preserve">.2 </w:t>
      </w:r>
      <w:r>
        <w:rPr>
          <w:rFonts w:asciiTheme="minorEastAsia" w:hAnsiTheme="minorEastAsia" w:hint="eastAsia"/>
          <w:b/>
          <w:bCs/>
          <w:szCs w:val="21"/>
        </w:rPr>
        <w:t>仪器和材料</w:t>
      </w:r>
    </w:p>
    <w:bookmarkEnd w:id="20"/>
    <w:p w14:paraId="1AC42FA1" w14:textId="66EBF403" w:rsidR="00F96C2F" w:rsidRDefault="00F96C2F">
      <w:pPr>
        <w:rPr>
          <w:szCs w:val="21"/>
        </w:rPr>
      </w:pPr>
      <w:r w:rsidRPr="00F96C2F">
        <w:rPr>
          <w:szCs w:val="21"/>
        </w:rPr>
        <w:tab/>
      </w:r>
      <w:r w:rsidRPr="00F96C2F">
        <w:rPr>
          <w:rFonts w:hint="eastAsia"/>
          <w:szCs w:val="21"/>
        </w:rPr>
        <w:t>本实验</w:t>
      </w:r>
      <w:r>
        <w:rPr>
          <w:rFonts w:hint="eastAsia"/>
          <w:szCs w:val="21"/>
        </w:rPr>
        <w:t>使用</w:t>
      </w:r>
      <w:r w:rsidR="00136FA0">
        <w:rPr>
          <w:rFonts w:hint="eastAsia"/>
          <w:szCs w:val="21"/>
        </w:rPr>
        <w:t>显示器为2</w:t>
      </w:r>
      <w:r w:rsidR="00136FA0">
        <w:rPr>
          <w:szCs w:val="21"/>
        </w:rPr>
        <w:t>0-</w:t>
      </w:r>
      <w:r w:rsidR="00136FA0">
        <w:rPr>
          <w:rFonts w:hint="eastAsia"/>
          <w:szCs w:val="21"/>
        </w:rPr>
        <w:t>in</w:t>
      </w:r>
      <w:r w:rsidR="00136FA0">
        <w:rPr>
          <w:szCs w:val="21"/>
        </w:rPr>
        <w:t xml:space="preserve"> ViewSonic</w:t>
      </w:r>
      <w:r w:rsidR="00136FA0">
        <w:rPr>
          <w:rFonts w:hint="eastAsia"/>
          <w:szCs w:val="21"/>
        </w:rPr>
        <w:t>，分辨率为1</w:t>
      </w:r>
      <w:r w:rsidR="00136FA0">
        <w:rPr>
          <w:szCs w:val="21"/>
        </w:rPr>
        <w:t>920</w:t>
      </w:r>
      <w:r w:rsidR="00136FA0">
        <w:rPr>
          <w:rFonts w:hint="eastAsia"/>
          <w:szCs w:val="21"/>
        </w:rPr>
        <w:t>×</w:t>
      </w:r>
      <w:r w:rsidR="00136FA0">
        <w:rPr>
          <w:szCs w:val="21"/>
        </w:rPr>
        <w:t>1080</w:t>
      </w:r>
      <w:r w:rsidR="00136FA0">
        <w:rPr>
          <w:rFonts w:hint="eastAsia"/>
          <w:szCs w:val="21"/>
        </w:rPr>
        <w:t>，刷新频率为6</w:t>
      </w:r>
      <w:r w:rsidR="00136FA0">
        <w:rPr>
          <w:szCs w:val="21"/>
        </w:rPr>
        <w:t>0H</w:t>
      </w:r>
      <w:r w:rsidR="00136FA0">
        <w:rPr>
          <w:rFonts w:hint="eastAsia"/>
          <w:szCs w:val="21"/>
        </w:rPr>
        <w:t>z，操作系统为W</w:t>
      </w:r>
      <w:r w:rsidR="00136FA0">
        <w:rPr>
          <w:szCs w:val="21"/>
        </w:rPr>
        <w:t>indows7</w:t>
      </w:r>
      <w:r w:rsidR="00136FA0">
        <w:rPr>
          <w:rFonts w:hint="eastAsia"/>
          <w:szCs w:val="21"/>
        </w:rPr>
        <w:t>的电脑，被试在提供的电脑上使用心羽心理实验系统软件，通过键盘按键完成实验。</w:t>
      </w:r>
    </w:p>
    <w:p w14:paraId="04FD15DF" w14:textId="668F7ACF" w:rsidR="005C6BB5" w:rsidRDefault="005C6BB5">
      <w:pPr>
        <w:rPr>
          <w:szCs w:val="21"/>
        </w:rPr>
      </w:pPr>
      <w:r>
        <w:rPr>
          <w:szCs w:val="21"/>
        </w:rPr>
        <w:tab/>
      </w:r>
      <w:r>
        <w:rPr>
          <w:rFonts w:hint="eastAsia"/>
          <w:szCs w:val="21"/>
        </w:rPr>
        <w:t>平面运动的小方块边长为5像素，</w:t>
      </w:r>
      <w:r w:rsidR="00DE517F">
        <w:rPr>
          <w:rFonts w:hint="eastAsia"/>
          <w:szCs w:val="21"/>
        </w:rPr>
        <w:t>运动</w:t>
      </w:r>
      <w:r>
        <w:rPr>
          <w:rFonts w:hint="eastAsia"/>
          <w:szCs w:val="21"/>
        </w:rPr>
        <w:t>最长距离为4</w:t>
      </w:r>
      <w:r>
        <w:rPr>
          <w:szCs w:val="21"/>
        </w:rPr>
        <w:t>00</w:t>
      </w:r>
      <w:r>
        <w:rPr>
          <w:rFonts w:hint="eastAsia"/>
          <w:szCs w:val="21"/>
        </w:rPr>
        <w:t>像素。</w:t>
      </w:r>
    </w:p>
    <w:p w14:paraId="4B881E18" w14:textId="166CBF19" w:rsidR="005C6BB5" w:rsidRDefault="005C6BB5" w:rsidP="005C6BB5">
      <w:pPr>
        <w:rPr>
          <w:rFonts w:asciiTheme="minorEastAsia" w:hAnsiTheme="minorEastAsia"/>
          <w:b/>
          <w:bCs/>
          <w:szCs w:val="21"/>
        </w:rPr>
      </w:pPr>
      <w:r>
        <w:rPr>
          <w:rFonts w:asciiTheme="minorEastAsia" w:hAnsiTheme="minorEastAsia" w:hint="eastAsia"/>
          <w:b/>
          <w:bCs/>
          <w:szCs w:val="21"/>
        </w:rPr>
        <w:lastRenderedPageBreak/>
        <w:t>2</w:t>
      </w:r>
      <w:r>
        <w:rPr>
          <w:rFonts w:asciiTheme="minorEastAsia" w:hAnsiTheme="minorEastAsia"/>
          <w:b/>
          <w:bCs/>
          <w:szCs w:val="21"/>
        </w:rPr>
        <w:t xml:space="preserve">.3 </w:t>
      </w:r>
      <w:r>
        <w:rPr>
          <w:rFonts w:asciiTheme="minorEastAsia" w:hAnsiTheme="minorEastAsia" w:hint="eastAsia"/>
          <w:b/>
          <w:bCs/>
          <w:szCs w:val="21"/>
        </w:rPr>
        <w:t>实验设计</w:t>
      </w:r>
    </w:p>
    <w:p w14:paraId="14A51F0B" w14:textId="7F5CE58A" w:rsidR="005C6BB5" w:rsidRDefault="005C6BB5">
      <w:pPr>
        <w:rPr>
          <w:szCs w:val="21"/>
        </w:rPr>
      </w:pPr>
      <w:r>
        <w:rPr>
          <w:rFonts w:asciiTheme="minorEastAsia" w:hAnsiTheme="minorEastAsia"/>
          <w:b/>
          <w:bCs/>
          <w:szCs w:val="21"/>
        </w:rPr>
        <w:tab/>
      </w:r>
      <w:r w:rsidRPr="005C6BB5">
        <w:rPr>
          <w:rFonts w:hint="eastAsia"/>
          <w:szCs w:val="21"/>
        </w:rPr>
        <w:t>本实验</w:t>
      </w:r>
      <w:r>
        <w:rPr>
          <w:rFonts w:hint="eastAsia"/>
          <w:szCs w:val="21"/>
        </w:rPr>
        <w:t>采用2（运动速度）×3（运</w:t>
      </w:r>
      <w:ins w:id="21" w:author="汪 鑫" w:date="2021-10-05T16:30:00Z">
        <w:r w:rsidR="00956065">
          <w:rPr>
            <w:rFonts w:hint="eastAsia"/>
            <w:szCs w:val="21"/>
          </w:rPr>
          <w:t>动</w:t>
        </w:r>
      </w:ins>
      <w:del w:id="22" w:author="汪 鑫" w:date="2021-10-05T16:30:00Z">
        <w:r w:rsidDel="00956065">
          <w:rPr>
            <w:rFonts w:hint="eastAsia"/>
            <w:szCs w:val="21"/>
          </w:rPr>
          <w:delText>功</w:delText>
        </w:r>
      </w:del>
      <w:r>
        <w:rPr>
          <w:rFonts w:hint="eastAsia"/>
          <w:szCs w:val="21"/>
        </w:rPr>
        <w:t>类型）的双因素</w:t>
      </w:r>
      <w:r w:rsidR="001B374B">
        <w:rPr>
          <w:rFonts w:hint="eastAsia"/>
          <w:szCs w:val="21"/>
        </w:rPr>
        <w:t>组内</w:t>
      </w:r>
      <w:r>
        <w:rPr>
          <w:rFonts w:hint="eastAsia"/>
          <w:szCs w:val="21"/>
        </w:rPr>
        <w:t>设计。自变量一为运动速度，有两个水平：4</w:t>
      </w:r>
      <w:r>
        <w:rPr>
          <w:szCs w:val="21"/>
        </w:rPr>
        <w:t>0</w:t>
      </w:r>
      <w:r>
        <w:rPr>
          <w:rFonts w:hint="eastAsia"/>
          <w:szCs w:val="21"/>
        </w:rPr>
        <w:t>像素点</w:t>
      </w:r>
      <w:r>
        <w:rPr>
          <w:szCs w:val="21"/>
        </w:rPr>
        <w:t>/s</w:t>
      </w:r>
      <w:r>
        <w:rPr>
          <w:rFonts w:hint="eastAsia"/>
          <w:szCs w:val="21"/>
        </w:rPr>
        <w:t>和</w:t>
      </w:r>
      <w:r>
        <w:rPr>
          <w:szCs w:val="21"/>
        </w:rPr>
        <w:t>80</w:t>
      </w:r>
      <w:r>
        <w:rPr>
          <w:rFonts w:hint="eastAsia"/>
          <w:szCs w:val="21"/>
        </w:rPr>
        <w:t>像素点/</w:t>
      </w:r>
      <w:r>
        <w:rPr>
          <w:szCs w:val="21"/>
        </w:rPr>
        <w:t>s</w:t>
      </w:r>
      <w:r>
        <w:rPr>
          <w:rFonts w:hint="eastAsia"/>
          <w:szCs w:val="21"/>
        </w:rPr>
        <w:t>。自变量二为运动类型，有三个水平：水平、垂直和平面运动，水平和垂直运动指小方块</w:t>
      </w:r>
      <w:r w:rsidR="00C87674">
        <w:rPr>
          <w:rFonts w:hint="eastAsia"/>
          <w:szCs w:val="21"/>
        </w:rPr>
        <w:t>在一个平面内沿水平或垂直方向运动，平面运动指</w:t>
      </w:r>
      <w:r w:rsidR="00B669CC">
        <w:rPr>
          <w:rFonts w:hint="eastAsia"/>
          <w:szCs w:val="21"/>
        </w:rPr>
        <w:t>亮点</w:t>
      </w:r>
      <w:r w:rsidR="00C87674">
        <w:rPr>
          <w:rFonts w:hint="eastAsia"/>
          <w:szCs w:val="21"/>
        </w:rPr>
        <w:t>从里到外或者从外到里运动，表现为小方块的边长由</w:t>
      </w:r>
      <w:r w:rsidR="00C87674">
        <w:rPr>
          <w:szCs w:val="21"/>
        </w:rPr>
        <w:t>5</w:t>
      </w:r>
      <w:r w:rsidR="00C87674">
        <w:rPr>
          <w:rFonts w:hint="eastAsia"/>
          <w:szCs w:val="21"/>
        </w:rPr>
        <w:t>像素到最长距离4</w:t>
      </w:r>
      <w:r w:rsidR="00C87674">
        <w:rPr>
          <w:szCs w:val="21"/>
        </w:rPr>
        <w:t>00</w:t>
      </w:r>
      <w:r w:rsidR="00C87674">
        <w:rPr>
          <w:rFonts w:hint="eastAsia"/>
          <w:szCs w:val="21"/>
        </w:rPr>
        <w:t>像素或者从4</w:t>
      </w:r>
      <w:r w:rsidR="00C87674">
        <w:rPr>
          <w:szCs w:val="21"/>
        </w:rPr>
        <w:t>00</w:t>
      </w:r>
      <w:r w:rsidR="00C87674">
        <w:rPr>
          <w:rFonts w:hint="eastAsia"/>
          <w:szCs w:val="21"/>
        </w:rPr>
        <w:t>像素到</w:t>
      </w:r>
      <w:r w:rsidR="00C87674">
        <w:rPr>
          <w:szCs w:val="21"/>
        </w:rPr>
        <w:t>5</w:t>
      </w:r>
      <w:r w:rsidR="00C87674">
        <w:rPr>
          <w:rFonts w:hint="eastAsia"/>
          <w:szCs w:val="21"/>
        </w:rPr>
        <w:t>像素。因变量为被试的估计相对误差，操作性定义为被试估计小方块</w:t>
      </w:r>
      <w:r w:rsidR="00B669CC">
        <w:rPr>
          <w:rFonts w:hint="eastAsia"/>
          <w:szCs w:val="21"/>
        </w:rPr>
        <w:t>或亮点</w:t>
      </w:r>
      <w:r w:rsidR="00C87674">
        <w:rPr>
          <w:rFonts w:hint="eastAsia"/>
          <w:szCs w:val="21"/>
        </w:rPr>
        <w:t>到达</w:t>
      </w:r>
      <w:r w:rsidR="00B669CC">
        <w:rPr>
          <w:rFonts w:hint="eastAsia"/>
          <w:szCs w:val="21"/>
        </w:rPr>
        <w:t>终点</w:t>
      </w:r>
      <w:r w:rsidR="00C87674">
        <w:rPr>
          <w:rFonts w:hint="eastAsia"/>
          <w:szCs w:val="21"/>
        </w:rPr>
        <w:t>的时间与小方块</w:t>
      </w:r>
      <w:r w:rsidR="00B669CC">
        <w:rPr>
          <w:rFonts w:hint="eastAsia"/>
          <w:szCs w:val="21"/>
        </w:rPr>
        <w:t>或亮点</w:t>
      </w:r>
      <w:r w:rsidR="00C87674">
        <w:rPr>
          <w:rFonts w:hint="eastAsia"/>
          <w:szCs w:val="21"/>
        </w:rPr>
        <w:t>实际到达</w:t>
      </w:r>
      <w:r w:rsidR="00B669CC">
        <w:rPr>
          <w:rFonts w:hint="eastAsia"/>
          <w:szCs w:val="21"/>
        </w:rPr>
        <w:t>终点</w:t>
      </w:r>
      <w:r w:rsidR="00C87674">
        <w:rPr>
          <w:rFonts w:hint="eastAsia"/>
          <w:szCs w:val="21"/>
        </w:rPr>
        <w:t>的时间的差值除以实际时间</w:t>
      </w:r>
      <w:r w:rsidR="00B464B4">
        <w:rPr>
          <w:rFonts w:hint="eastAsia"/>
          <w:szCs w:val="21"/>
        </w:rPr>
        <w:t>（</w:t>
      </w:r>
      <w:r w:rsidR="00776164">
        <w:rPr>
          <w:rFonts w:hint="eastAsia"/>
          <w:szCs w:val="21"/>
        </w:rPr>
        <w:t>时间的单位为m</w:t>
      </w:r>
      <w:r w:rsidR="00776164">
        <w:rPr>
          <w:szCs w:val="21"/>
        </w:rPr>
        <w:t>s</w:t>
      </w:r>
      <w:r w:rsidR="00B464B4">
        <w:rPr>
          <w:rFonts w:hint="eastAsia"/>
          <w:szCs w:val="21"/>
        </w:rPr>
        <w:t>）</w:t>
      </w:r>
      <w:r w:rsidR="00C87674">
        <w:rPr>
          <w:rFonts w:hint="eastAsia"/>
          <w:szCs w:val="21"/>
        </w:rPr>
        <w:t>，即估计相对误差=（估计时间-实际时间）/实际时间，估计误差为正数表示被试估计太迟，负数表示估计太早。</w:t>
      </w:r>
    </w:p>
    <w:p w14:paraId="13FFB7E7" w14:textId="1B0D66A7" w:rsidR="0060503A" w:rsidRDefault="0060503A">
      <w:pPr>
        <w:rPr>
          <w:szCs w:val="21"/>
        </w:rPr>
      </w:pPr>
      <w:r>
        <w:rPr>
          <w:szCs w:val="21"/>
        </w:rPr>
        <w:tab/>
      </w:r>
      <w:r>
        <w:rPr>
          <w:rFonts w:hint="eastAsia"/>
          <w:szCs w:val="21"/>
        </w:rPr>
        <w:t>实验对潜在的额外变量进行了控制。</w:t>
      </w:r>
      <w:r w:rsidR="00C368A8">
        <w:rPr>
          <w:rFonts w:hint="eastAsia"/>
          <w:szCs w:val="21"/>
        </w:rPr>
        <w:t>首先，</w:t>
      </w:r>
      <w:r w:rsidR="00C368A8" w:rsidRPr="00C368A8">
        <w:rPr>
          <w:rFonts w:hint="eastAsia"/>
          <w:szCs w:val="21"/>
        </w:rPr>
        <w:t>为克服</w:t>
      </w:r>
      <w:r w:rsidR="00C368A8">
        <w:rPr>
          <w:rFonts w:hint="eastAsia"/>
          <w:szCs w:val="21"/>
        </w:rPr>
        <w:t>运动</w:t>
      </w:r>
      <w:r w:rsidR="00C368A8" w:rsidRPr="00C368A8">
        <w:rPr>
          <w:rFonts w:hint="eastAsia"/>
          <w:szCs w:val="21"/>
        </w:rPr>
        <w:t>方向带来的误差，每种运动类型又有两种相反方向（左右、上下和里外）</w:t>
      </w:r>
      <w:r w:rsidR="00C368A8">
        <w:rPr>
          <w:rFonts w:hint="eastAsia"/>
          <w:szCs w:val="21"/>
        </w:rPr>
        <w:t>，</w:t>
      </w:r>
      <w:r w:rsidR="00EF5C16">
        <w:rPr>
          <w:rFonts w:hint="eastAsia"/>
          <w:szCs w:val="21"/>
        </w:rPr>
        <w:t>一个运动速度一个运动类型中的两种相反方向的数据视为一个整体来研究</w:t>
      </w:r>
      <w:r w:rsidR="00C368A8">
        <w:rPr>
          <w:rFonts w:hint="eastAsia"/>
          <w:szCs w:val="21"/>
        </w:rPr>
        <w:t>。其次，为了避免任务顺序对实验结果产生影响，比如有可能被试逐渐疲劳导致后面的估计误差较大，本实验中各种任务的顺序是随机的，以此来平衡任务顺序的可能的影响。</w:t>
      </w:r>
    </w:p>
    <w:p w14:paraId="6C27CA9D" w14:textId="44A91EB8" w:rsidR="00AE5A47" w:rsidRDefault="00AE5A47">
      <w:pPr>
        <w:rPr>
          <w:rFonts w:asciiTheme="minorEastAsia" w:hAnsiTheme="minorEastAsia"/>
          <w:b/>
          <w:bCs/>
          <w:szCs w:val="21"/>
        </w:rPr>
      </w:pPr>
      <w:r w:rsidRPr="00AE5A47">
        <w:rPr>
          <w:rFonts w:asciiTheme="minorEastAsia" w:hAnsiTheme="minorEastAsia" w:hint="eastAsia"/>
          <w:b/>
          <w:bCs/>
          <w:szCs w:val="21"/>
        </w:rPr>
        <w:t>2</w:t>
      </w:r>
      <w:r w:rsidRPr="00AE5A47">
        <w:rPr>
          <w:rFonts w:asciiTheme="minorEastAsia" w:hAnsiTheme="minorEastAsia"/>
          <w:b/>
          <w:bCs/>
          <w:szCs w:val="21"/>
        </w:rPr>
        <w:t xml:space="preserve">.4 </w:t>
      </w:r>
      <w:r w:rsidRPr="00AE5A47">
        <w:rPr>
          <w:rFonts w:asciiTheme="minorEastAsia" w:hAnsiTheme="minorEastAsia" w:hint="eastAsia"/>
          <w:b/>
          <w:bCs/>
          <w:szCs w:val="21"/>
        </w:rPr>
        <w:t>实验程序</w:t>
      </w:r>
    </w:p>
    <w:p w14:paraId="270C6066" w14:textId="3EC57B42" w:rsidR="00AE5A47" w:rsidRDefault="00AE5A47" w:rsidP="00E54DF3">
      <w:pPr>
        <w:rPr>
          <w:szCs w:val="21"/>
        </w:rPr>
      </w:pPr>
      <w:commentRangeStart w:id="23"/>
      <w:r>
        <w:rPr>
          <w:rFonts w:asciiTheme="minorEastAsia" w:hAnsiTheme="minorEastAsia"/>
          <w:b/>
          <w:bCs/>
          <w:szCs w:val="21"/>
        </w:rPr>
        <w:tab/>
      </w:r>
      <w:r w:rsidRPr="00AE5A47">
        <w:rPr>
          <w:rFonts w:hint="eastAsia"/>
          <w:szCs w:val="21"/>
        </w:rPr>
        <w:t>首先</w:t>
      </w:r>
      <w:r w:rsidR="00E54DF3">
        <w:rPr>
          <w:rFonts w:hint="eastAsia"/>
          <w:szCs w:val="21"/>
        </w:rPr>
        <w:t>，被试注册并登录心羽心理实验系统，进入实验界面后</w:t>
      </w:r>
      <w:commentRangeEnd w:id="23"/>
      <w:r w:rsidR="00956065">
        <w:rPr>
          <w:rStyle w:val="aa"/>
        </w:rPr>
        <w:commentReference w:id="23"/>
      </w:r>
      <w:r w:rsidR="00E54DF3">
        <w:rPr>
          <w:rFonts w:hint="eastAsia"/>
          <w:szCs w:val="21"/>
        </w:rPr>
        <w:t>，阅读指导语，</w:t>
      </w:r>
      <w:r w:rsidR="00090C05">
        <w:rPr>
          <w:rFonts w:hint="eastAsia"/>
          <w:szCs w:val="21"/>
        </w:rPr>
        <w:t>“</w:t>
      </w:r>
      <w:r w:rsidR="00E54DF3" w:rsidRPr="00E54DF3">
        <w:rPr>
          <w:rFonts w:hint="eastAsia"/>
          <w:szCs w:val="21"/>
        </w:rPr>
        <w:t>屏幕上将出现运动的</w:t>
      </w:r>
      <w:r w:rsidR="00E54DF3">
        <w:rPr>
          <w:rFonts w:hint="eastAsia"/>
          <w:szCs w:val="21"/>
        </w:rPr>
        <w:t>亮点或</w:t>
      </w:r>
      <w:r w:rsidR="00E54DF3" w:rsidRPr="00E54DF3">
        <w:rPr>
          <w:rFonts w:hint="eastAsia"/>
          <w:szCs w:val="21"/>
        </w:rPr>
        <w:t>正方形，运动有三种形式：亮点从右向左或从左向右水平运动，亮点由上至下或由下至上竖直运动，正方形从里向外或从外向里作平面运动。请注意观察它的运动速度，这个亮点或正方形按这个速度运动一定距离后就消失了，但它其实仍在按原来的速度继续移动着。</w:t>
      </w:r>
      <w:r w:rsidR="00E54DF3" w:rsidRPr="00E54DF3">
        <w:rPr>
          <w:szCs w:val="21"/>
        </w:rPr>
        <w:t>请在你认为它正好到达终点时按键盘上的＂G＂键，此时亮点或正方形将出现在其实际运动位置。然后屏幕下方会出现你估计的运动时间和实际的运动时间的差值（负值表示你估计得太早，正值表示你估计得太迟，绝对值越小表明你估计得越准确）。请尽量估计准确</w:t>
      </w:r>
      <w:r w:rsidR="00E54DF3">
        <w:rPr>
          <w:rFonts w:hint="eastAsia"/>
          <w:szCs w:val="21"/>
        </w:rPr>
        <w:t>。</w:t>
      </w:r>
      <w:r w:rsidR="00E54DF3" w:rsidRPr="00E54DF3">
        <w:rPr>
          <w:szCs w:val="21"/>
        </w:rPr>
        <w:t>明白这段话的意思后，点击“确定”按钮开始。</w:t>
      </w:r>
      <w:r w:rsidR="00E54DF3">
        <w:rPr>
          <w:rFonts w:hint="eastAsia"/>
          <w:szCs w:val="21"/>
        </w:rPr>
        <w:t>”</w:t>
      </w:r>
    </w:p>
    <w:p w14:paraId="53F55EF7" w14:textId="7C2CA3A7" w:rsidR="00E54DF3" w:rsidRDefault="00E54DF3" w:rsidP="00E54DF3">
      <w:pPr>
        <w:rPr>
          <w:szCs w:val="21"/>
        </w:rPr>
      </w:pPr>
      <w:r>
        <w:rPr>
          <w:szCs w:val="21"/>
        </w:rPr>
        <w:tab/>
      </w:r>
      <w:r>
        <w:rPr>
          <w:rFonts w:hint="eastAsia"/>
          <w:szCs w:val="21"/>
        </w:rPr>
        <w:t>被试点击确定后，开始进行实验。屏幕上出现</w:t>
      </w:r>
      <w:r w:rsidR="00B669CC">
        <w:rPr>
          <w:rFonts w:hint="eastAsia"/>
          <w:szCs w:val="21"/>
        </w:rPr>
        <w:t>亮点或者小方块，随机出现以下运动形式之一：</w:t>
      </w:r>
      <w:r w:rsidR="00B669CC" w:rsidRPr="00E54DF3">
        <w:rPr>
          <w:rFonts w:hint="eastAsia"/>
          <w:szCs w:val="21"/>
        </w:rPr>
        <w:t>亮点从右向左或从左向右水平运动，亮点由上至下或由下至上竖直运动，正方形从里向外或从外向里作平面运动</w:t>
      </w:r>
      <w:r w:rsidR="00B669CC">
        <w:rPr>
          <w:rFonts w:hint="eastAsia"/>
          <w:szCs w:val="21"/>
        </w:rPr>
        <w:t>。被试仔细观察亮点或小方块的运动速度。一段时间后，亮点或小方块从屏幕消失，但实际上它还在继续运动，被试需要根据他观察到的运动速度，估计小方块或亮点到达终点的时间，当被试认为它正好到达终点时按下“G”键，</w:t>
      </w:r>
      <w:r w:rsidR="00B669CC" w:rsidRPr="00E54DF3">
        <w:rPr>
          <w:szCs w:val="21"/>
        </w:rPr>
        <w:t>此时亮点或正方形将出现在其实际运动位置。然后屏幕下方会出现</w:t>
      </w:r>
      <w:r w:rsidR="00B669CC">
        <w:rPr>
          <w:rFonts w:hint="eastAsia"/>
          <w:szCs w:val="21"/>
        </w:rPr>
        <w:t>被试</w:t>
      </w:r>
      <w:r w:rsidR="00B669CC" w:rsidRPr="00E54DF3">
        <w:rPr>
          <w:szCs w:val="21"/>
        </w:rPr>
        <w:t>估计的运动时间和实际的运动时间的差值（负值表示估计得太早，正值表示估计得太迟，绝对值越小表明估计得越准确）。</w:t>
      </w:r>
      <w:r w:rsidR="00B669CC">
        <w:rPr>
          <w:rFonts w:hint="eastAsia"/>
          <w:szCs w:val="21"/>
        </w:rPr>
        <w:t>然后重复。</w:t>
      </w:r>
      <w:r w:rsidR="00844F4D">
        <w:rPr>
          <w:rFonts w:hint="eastAsia"/>
          <w:szCs w:val="21"/>
        </w:rPr>
        <w:t>试次之间的间隔为1</w:t>
      </w:r>
      <w:r w:rsidR="00844F4D">
        <w:rPr>
          <w:szCs w:val="21"/>
        </w:rPr>
        <w:t>000ms</w:t>
      </w:r>
      <w:r w:rsidR="00844F4D">
        <w:rPr>
          <w:rFonts w:hint="eastAsia"/>
          <w:szCs w:val="21"/>
        </w:rPr>
        <w:t>。</w:t>
      </w:r>
      <w:r w:rsidR="00B669CC">
        <w:rPr>
          <w:rFonts w:hint="eastAsia"/>
          <w:szCs w:val="21"/>
        </w:rPr>
        <w:t>两种运动速度、三种运动形式、组成了</w:t>
      </w:r>
      <w:r w:rsidR="003E2BD6">
        <w:rPr>
          <w:rFonts w:hint="eastAsia"/>
          <w:szCs w:val="21"/>
        </w:rPr>
        <w:t>6种</w:t>
      </w:r>
      <w:r w:rsidR="00B669CC">
        <w:rPr>
          <w:rFonts w:hint="eastAsia"/>
          <w:szCs w:val="21"/>
        </w:rPr>
        <w:t>任务，</w:t>
      </w:r>
      <w:r w:rsidR="00C83A27">
        <w:rPr>
          <w:rFonts w:hint="eastAsia"/>
          <w:szCs w:val="21"/>
        </w:rPr>
        <w:t>如表一所示，</w:t>
      </w:r>
      <w:r w:rsidR="00B669CC">
        <w:rPr>
          <w:rFonts w:hint="eastAsia"/>
          <w:szCs w:val="21"/>
        </w:rPr>
        <w:t>每个任务做</w:t>
      </w:r>
      <w:r w:rsidR="00A31F9E">
        <w:rPr>
          <w:szCs w:val="21"/>
        </w:rPr>
        <w:t>4</w:t>
      </w:r>
      <w:r w:rsidR="00B669CC">
        <w:rPr>
          <w:rFonts w:hint="eastAsia"/>
          <w:szCs w:val="21"/>
        </w:rPr>
        <w:t>次</w:t>
      </w:r>
      <w:r w:rsidR="00A31F9E">
        <w:rPr>
          <w:rFonts w:hint="eastAsia"/>
          <w:szCs w:val="21"/>
        </w:rPr>
        <w:t>（两个相反的运动方向各做2次）</w:t>
      </w:r>
      <w:r w:rsidR="00B669CC">
        <w:rPr>
          <w:rFonts w:hint="eastAsia"/>
          <w:szCs w:val="21"/>
        </w:rPr>
        <w:t>，被试总共需要完成</w:t>
      </w:r>
      <w:r w:rsidR="00B669CC">
        <w:rPr>
          <w:szCs w:val="21"/>
        </w:rPr>
        <w:t>24</w:t>
      </w:r>
      <w:r w:rsidR="00A31F9E">
        <w:rPr>
          <w:rFonts w:hint="eastAsia"/>
          <w:szCs w:val="21"/>
        </w:rPr>
        <w:t>个任务</w:t>
      </w:r>
      <w:r w:rsidR="00B669CC">
        <w:rPr>
          <w:rFonts w:hint="eastAsia"/>
          <w:szCs w:val="21"/>
        </w:rPr>
        <w:t>。</w:t>
      </w:r>
      <w:r w:rsidR="00763B63">
        <w:rPr>
          <w:rFonts w:hint="eastAsia"/>
          <w:szCs w:val="21"/>
        </w:rPr>
        <w:t>实验结束后，</w:t>
      </w:r>
      <w:r w:rsidR="00763B63" w:rsidRPr="00763B63">
        <w:rPr>
          <w:rFonts w:hint="eastAsia"/>
          <w:szCs w:val="21"/>
        </w:rPr>
        <w:t>统计运动速度、运动方向和估计相对误差</w:t>
      </w:r>
      <w:r w:rsidR="00763B63">
        <w:rPr>
          <w:rFonts w:hint="eastAsia"/>
          <w:szCs w:val="21"/>
        </w:rPr>
        <w:t>，存储到E</w:t>
      </w:r>
      <w:r w:rsidR="00763B63">
        <w:rPr>
          <w:szCs w:val="21"/>
        </w:rPr>
        <w:t>xcel</w:t>
      </w:r>
      <w:r w:rsidR="00763B63">
        <w:rPr>
          <w:rFonts w:hint="eastAsia"/>
          <w:szCs w:val="21"/>
        </w:rPr>
        <w:t>文件中。</w:t>
      </w:r>
    </w:p>
    <w:p w14:paraId="57BC0EBF" w14:textId="77777777" w:rsidR="00C83A27" w:rsidRDefault="00C83A27" w:rsidP="00E54DF3">
      <w:pPr>
        <w:rPr>
          <w:szCs w:val="21"/>
        </w:rPr>
      </w:pPr>
    </w:p>
    <w:p w14:paraId="75F547A7" w14:textId="461EA16D" w:rsidR="00A31F9E" w:rsidRPr="00C83A27" w:rsidRDefault="00C83A27" w:rsidP="00C83A27">
      <w:pPr>
        <w:jc w:val="center"/>
        <w:rPr>
          <w:b/>
          <w:bCs/>
          <w:szCs w:val="21"/>
        </w:rPr>
      </w:pPr>
      <w:bookmarkStart w:id="24" w:name="_Hlk83727004"/>
      <w:commentRangeStart w:id="25"/>
      <w:r w:rsidRPr="00C83A27">
        <w:rPr>
          <w:rFonts w:hint="eastAsia"/>
          <w:b/>
          <w:bCs/>
          <w:szCs w:val="21"/>
        </w:rPr>
        <w:t>表1</w:t>
      </w:r>
      <w:r w:rsidRPr="00C83A27">
        <w:rPr>
          <w:b/>
          <w:bCs/>
          <w:szCs w:val="21"/>
        </w:rPr>
        <w:t xml:space="preserve"> </w:t>
      </w:r>
      <w:commentRangeEnd w:id="25"/>
      <w:r w:rsidR="00956065">
        <w:rPr>
          <w:rStyle w:val="aa"/>
        </w:rPr>
        <w:commentReference w:id="25"/>
      </w:r>
      <w:r w:rsidRPr="00C83A27">
        <w:rPr>
          <w:rFonts w:hint="eastAsia"/>
          <w:b/>
          <w:bCs/>
          <w:szCs w:val="21"/>
        </w:rPr>
        <w:t>不同任务的运动类型和运动速度</w:t>
      </w:r>
    </w:p>
    <w:tbl>
      <w:tblPr>
        <w:tblStyle w:val="a7"/>
        <w:tblW w:w="85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970"/>
      </w:tblGrid>
      <w:tr w:rsidR="00A31F9E" w14:paraId="51D68FE3" w14:textId="77777777" w:rsidTr="00F405F0">
        <w:tc>
          <w:tcPr>
            <w:tcW w:w="2765" w:type="dxa"/>
            <w:tcBorders>
              <w:top w:val="single" w:sz="12" w:space="0" w:color="auto"/>
              <w:bottom w:val="single" w:sz="4" w:space="0" w:color="auto"/>
            </w:tcBorders>
          </w:tcPr>
          <w:p w14:paraId="68AB5F10" w14:textId="786FF360" w:rsidR="00A31F9E" w:rsidRDefault="00A31F9E" w:rsidP="00A31F9E">
            <w:pPr>
              <w:jc w:val="center"/>
              <w:rPr>
                <w:szCs w:val="21"/>
              </w:rPr>
            </w:pPr>
            <w:r>
              <w:rPr>
                <w:rFonts w:hint="eastAsia"/>
                <w:szCs w:val="21"/>
              </w:rPr>
              <w:t>任务编号</w:t>
            </w:r>
          </w:p>
        </w:tc>
        <w:tc>
          <w:tcPr>
            <w:tcW w:w="2765" w:type="dxa"/>
            <w:tcBorders>
              <w:top w:val="single" w:sz="12" w:space="0" w:color="auto"/>
              <w:bottom w:val="single" w:sz="4" w:space="0" w:color="auto"/>
            </w:tcBorders>
          </w:tcPr>
          <w:p w14:paraId="116AC786" w14:textId="73767A04" w:rsidR="00A31F9E" w:rsidRDefault="00A31F9E" w:rsidP="00A31F9E">
            <w:pPr>
              <w:jc w:val="center"/>
              <w:rPr>
                <w:szCs w:val="21"/>
              </w:rPr>
            </w:pPr>
            <w:r>
              <w:rPr>
                <w:rFonts w:hint="eastAsia"/>
                <w:szCs w:val="21"/>
              </w:rPr>
              <w:t>运动类型</w:t>
            </w:r>
          </w:p>
        </w:tc>
        <w:tc>
          <w:tcPr>
            <w:tcW w:w="2970" w:type="dxa"/>
            <w:tcBorders>
              <w:top w:val="single" w:sz="12" w:space="0" w:color="auto"/>
              <w:bottom w:val="single" w:sz="4" w:space="0" w:color="auto"/>
            </w:tcBorders>
          </w:tcPr>
          <w:p w14:paraId="487529EF" w14:textId="124DD373" w:rsidR="00A31F9E" w:rsidRDefault="00A31F9E" w:rsidP="00A31F9E">
            <w:pPr>
              <w:jc w:val="center"/>
              <w:rPr>
                <w:szCs w:val="21"/>
              </w:rPr>
            </w:pPr>
            <w:r>
              <w:rPr>
                <w:rFonts w:hint="eastAsia"/>
                <w:szCs w:val="21"/>
              </w:rPr>
              <w:t>运动速度（单位：像素点/</w:t>
            </w:r>
            <w:r>
              <w:rPr>
                <w:szCs w:val="21"/>
              </w:rPr>
              <w:t>s</w:t>
            </w:r>
            <w:r>
              <w:rPr>
                <w:rFonts w:hint="eastAsia"/>
                <w:szCs w:val="21"/>
              </w:rPr>
              <w:t>）</w:t>
            </w:r>
          </w:p>
        </w:tc>
      </w:tr>
      <w:tr w:rsidR="00A31F9E" w14:paraId="126F8499" w14:textId="77777777" w:rsidTr="00A31F9E">
        <w:tc>
          <w:tcPr>
            <w:tcW w:w="2765" w:type="dxa"/>
            <w:tcBorders>
              <w:top w:val="single" w:sz="4" w:space="0" w:color="auto"/>
            </w:tcBorders>
          </w:tcPr>
          <w:p w14:paraId="2F5ADE0B" w14:textId="17F472F7" w:rsidR="00A31F9E" w:rsidRDefault="00A31F9E" w:rsidP="00A31F9E">
            <w:pPr>
              <w:jc w:val="center"/>
              <w:rPr>
                <w:szCs w:val="21"/>
              </w:rPr>
            </w:pPr>
            <w:r>
              <w:rPr>
                <w:rFonts w:hint="eastAsia"/>
                <w:szCs w:val="21"/>
              </w:rPr>
              <w:t>1</w:t>
            </w:r>
          </w:p>
        </w:tc>
        <w:tc>
          <w:tcPr>
            <w:tcW w:w="2765" w:type="dxa"/>
            <w:tcBorders>
              <w:top w:val="single" w:sz="4" w:space="0" w:color="auto"/>
            </w:tcBorders>
          </w:tcPr>
          <w:p w14:paraId="4C051906" w14:textId="1DDA2F96" w:rsidR="00A31F9E" w:rsidRDefault="00A31F9E" w:rsidP="00A31F9E">
            <w:pPr>
              <w:jc w:val="center"/>
              <w:rPr>
                <w:szCs w:val="21"/>
              </w:rPr>
            </w:pPr>
            <w:r>
              <w:rPr>
                <w:rFonts w:hint="eastAsia"/>
                <w:szCs w:val="21"/>
              </w:rPr>
              <w:t>水平</w:t>
            </w:r>
          </w:p>
        </w:tc>
        <w:tc>
          <w:tcPr>
            <w:tcW w:w="2970" w:type="dxa"/>
            <w:tcBorders>
              <w:top w:val="single" w:sz="4" w:space="0" w:color="auto"/>
            </w:tcBorders>
          </w:tcPr>
          <w:p w14:paraId="7A9DCA87" w14:textId="7A5A252A" w:rsidR="00A31F9E" w:rsidRDefault="00A31F9E" w:rsidP="00A31F9E">
            <w:pPr>
              <w:jc w:val="center"/>
              <w:rPr>
                <w:szCs w:val="21"/>
              </w:rPr>
            </w:pPr>
            <w:r>
              <w:rPr>
                <w:rFonts w:hint="eastAsia"/>
                <w:szCs w:val="21"/>
              </w:rPr>
              <w:t>4</w:t>
            </w:r>
            <w:r>
              <w:rPr>
                <w:szCs w:val="21"/>
              </w:rPr>
              <w:t>0</w:t>
            </w:r>
          </w:p>
        </w:tc>
      </w:tr>
      <w:tr w:rsidR="00A31F9E" w14:paraId="46FBE023" w14:textId="77777777" w:rsidTr="00A31F9E">
        <w:tc>
          <w:tcPr>
            <w:tcW w:w="2765" w:type="dxa"/>
          </w:tcPr>
          <w:p w14:paraId="5B3E9641" w14:textId="17EB1931" w:rsidR="00A31F9E" w:rsidRDefault="00A31F9E" w:rsidP="00A31F9E">
            <w:pPr>
              <w:jc w:val="center"/>
              <w:rPr>
                <w:szCs w:val="21"/>
              </w:rPr>
            </w:pPr>
            <w:r>
              <w:rPr>
                <w:rFonts w:hint="eastAsia"/>
                <w:szCs w:val="21"/>
              </w:rPr>
              <w:t>2</w:t>
            </w:r>
          </w:p>
        </w:tc>
        <w:tc>
          <w:tcPr>
            <w:tcW w:w="2765" w:type="dxa"/>
          </w:tcPr>
          <w:p w14:paraId="0B17300E" w14:textId="763EE8A7" w:rsidR="00A31F9E" w:rsidRDefault="00A31F9E" w:rsidP="00A31F9E">
            <w:pPr>
              <w:jc w:val="center"/>
              <w:rPr>
                <w:szCs w:val="21"/>
              </w:rPr>
            </w:pPr>
            <w:r>
              <w:rPr>
                <w:rFonts w:hint="eastAsia"/>
                <w:szCs w:val="21"/>
              </w:rPr>
              <w:t>水平</w:t>
            </w:r>
          </w:p>
        </w:tc>
        <w:tc>
          <w:tcPr>
            <w:tcW w:w="2970" w:type="dxa"/>
          </w:tcPr>
          <w:p w14:paraId="139B46E8" w14:textId="100435F7" w:rsidR="00A31F9E" w:rsidRDefault="00A31F9E" w:rsidP="00A31F9E">
            <w:pPr>
              <w:jc w:val="center"/>
              <w:rPr>
                <w:szCs w:val="21"/>
              </w:rPr>
            </w:pPr>
            <w:r>
              <w:rPr>
                <w:rFonts w:hint="eastAsia"/>
                <w:szCs w:val="21"/>
              </w:rPr>
              <w:t>8</w:t>
            </w:r>
            <w:r>
              <w:rPr>
                <w:szCs w:val="21"/>
              </w:rPr>
              <w:t>0</w:t>
            </w:r>
          </w:p>
        </w:tc>
      </w:tr>
      <w:tr w:rsidR="00A31F9E" w14:paraId="458CD77B" w14:textId="77777777" w:rsidTr="00A31F9E">
        <w:tc>
          <w:tcPr>
            <w:tcW w:w="2765" w:type="dxa"/>
          </w:tcPr>
          <w:p w14:paraId="47D27ED9" w14:textId="31322DC4" w:rsidR="00A31F9E" w:rsidRDefault="00A31F9E" w:rsidP="00A31F9E">
            <w:pPr>
              <w:jc w:val="center"/>
              <w:rPr>
                <w:szCs w:val="21"/>
              </w:rPr>
            </w:pPr>
            <w:r>
              <w:rPr>
                <w:rFonts w:hint="eastAsia"/>
                <w:szCs w:val="21"/>
              </w:rPr>
              <w:t>3</w:t>
            </w:r>
          </w:p>
        </w:tc>
        <w:tc>
          <w:tcPr>
            <w:tcW w:w="2765" w:type="dxa"/>
          </w:tcPr>
          <w:p w14:paraId="71592664" w14:textId="31803350" w:rsidR="00A31F9E" w:rsidRDefault="00A31F9E" w:rsidP="00A31F9E">
            <w:pPr>
              <w:jc w:val="center"/>
              <w:rPr>
                <w:szCs w:val="21"/>
              </w:rPr>
            </w:pPr>
            <w:r>
              <w:rPr>
                <w:rFonts w:hint="eastAsia"/>
                <w:szCs w:val="21"/>
              </w:rPr>
              <w:t>垂直</w:t>
            </w:r>
          </w:p>
        </w:tc>
        <w:tc>
          <w:tcPr>
            <w:tcW w:w="2970" w:type="dxa"/>
          </w:tcPr>
          <w:p w14:paraId="0422C930" w14:textId="167ABDE7" w:rsidR="00A31F9E" w:rsidRDefault="00A31F9E" w:rsidP="00A31F9E">
            <w:pPr>
              <w:jc w:val="center"/>
              <w:rPr>
                <w:szCs w:val="21"/>
              </w:rPr>
            </w:pPr>
            <w:r>
              <w:rPr>
                <w:rFonts w:hint="eastAsia"/>
                <w:szCs w:val="21"/>
              </w:rPr>
              <w:t>4</w:t>
            </w:r>
            <w:r>
              <w:rPr>
                <w:szCs w:val="21"/>
              </w:rPr>
              <w:t>0</w:t>
            </w:r>
          </w:p>
        </w:tc>
      </w:tr>
      <w:tr w:rsidR="00A31F9E" w14:paraId="5E2D77F6" w14:textId="77777777" w:rsidTr="00A31F9E">
        <w:tc>
          <w:tcPr>
            <w:tcW w:w="2765" w:type="dxa"/>
          </w:tcPr>
          <w:p w14:paraId="4733677E" w14:textId="6D127E2F" w:rsidR="00A31F9E" w:rsidRDefault="00A31F9E" w:rsidP="00A31F9E">
            <w:pPr>
              <w:jc w:val="center"/>
              <w:rPr>
                <w:szCs w:val="21"/>
              </w:rPr>
            </w:pPr>
            <w:r>
              <w:rPr>
                <w:rFonts w:hint="eastAsia"/>
                <w:szCs w:val="21"/>
              </w:rPr>
              <w:t>4</w:t>
            </w:r>
          </w:p>
        </w:tc>
        <w:tc>
          <w:tcPr>
            <w:tcW w:w="2765" w:type="dxa"/>
          </w:tcPr>
          <w:p w14:paraId="1A163680" w14:textId="45F92BED" w:rsidR="00A31F9E" w:rsidRDefault="00A31F9E" w:rsidP="00A31F9E">
            <w:pPr>
              <w:jc w:val="center"/>
              <w:rPr>
                <w:szCs w:val="21"/>
              </w:rPr>
            </w:pPr>
            <w:r>
              <w:rPr>
                <w:rFonts w:hint="eastAsia"/>
                <w:szCs w:val="21"/>
              </w:rPr>
              <w:t>垂直</w:t>
            </w:r>
          </w:p>
        </w:tc>
        <w:tc>
          <w:tcPr>
            <w:tcW w:w="2970" w:type="dxa"/>
          </w:tcPr>
          <w:p w14:paraId="61358B4A" w14:textId="4ADD47F9" w:rsidR="00A31F9E" w:rsidRDefault="00A31F9E" w:rsidP="00A31F9E">
            <w:pPr>
              <w:jc w:val="center"/>
              <w:rPr>
                <w:szCs w:val="21"/>
              </w:rPr>
            </w:pPr>
            <w:r>
              <w:rPr>
                <w:rFonts w:hint="eastAsia"/>
                <w:szCs w:val="21"/>
              </w:rPr>
              <w:t>8</w:t>
            </w:r>
            <w:r>
              <w:rPr>
                <w:szCs w:val="21"/>
              </w:rPr>
              <w:t>0</w:t>
            </w:r>
          </w:p>
        </w:tc>
      </w:tr>
      <w:tr w:rsidR="00A31F9E" w14:paraId="501C7E52" w14:textId="77777777" w:rsidTr="00A31F9E">
        <w:tc>
          <w:tcPr>
            <w:tcW w:w="2765" w:type="dxa"/>
          </w:tcPr>
          <w:p w14:paraId="11600FA8" w14:textId="581607FA" w:rsidR="00A31F9E" w:rsidRDefault="00A31F9E" w:rsidP="00A31F9E">
            <w:pPr>
              <w:jc w:val="center"/>
              <w:rPr>
                <w:szCs w:val="21"/>
              </w:rPr>
            </w:pPr>
            <w:r>
              <w:rPr>
                <w:rFonts w:hint="eastAsia"/>
                <w:szCs w:val="21"/>
              </w:rPr>
              <w:t>5</w:t>
            </w:r>
          </w:p>
        </w:tc>
        <w:tc>
          <w:tcPr>
            <w:tcW w:w="2765" w:type="dxa"/>
          </w:tcPr>
          <w:p w14:paraId="2D455A1A" w14:textId="02035C3A" w:rsidR="00A31F9E" w:rsidRDefault="00A31F9E" w:rsidP="00A31F9E">
            <w:pPr>
              <w:jc w:val="center"/>
              <w:rPr>
                <w:szCs w:val="21"/>
              </w:rPr>
            </w:pPr>
            <w:r>
              <w:rPr>
                <w:rFonts w:hint="eastAsia"/>
                <w:szCs w:val="21"/>
              </w:rPr>
              <w:t>平面</w:t>
            </w:r>
          </w:p>
        </w:tc>
        <w:tc>
          <w:tcPr>
            <w:tcW w:w="2970" w:type="dxa"/>
          </w:tcPr>
          <w:p w14:paraId="589E6884" w14:textId="0B3F8719" w:rsidR="00A31F9E" w:rsidRDefault="00A31F9E" w:rsidP="00A31F9E">
            <w:pPr>
              <w:jc w:val="center"/>
              <w:rPr>
                <w:szCs w:val="21"/>
              </w:rPr>
            </w:pPr>
            <w:r>
              <w:rPr>
                <w:rFonts w:hint="eastAsia"/>
                <w:szCs w:val="21"/>
              </w:rPr>
              <w:t>4</w:t>
            </w:r>
            <w:r>
              <w:rPr>
                <w:szCs w:val="21"/>
              </w:rPr>
              <w:t>0</w:t>
            </w:r>
          </w:p>
        </w:tc>
      </w:tr>
      <w:tr w:rsidR="00A31F9E" w14:paraId="3520BD68" w14:textId="77777777" w:rsidTr="00F405F0">
        <w:tc>
          <w:tcPr>
            <w:tcW w:w="2765" w:type="dxa"/>
            <w:tcBorders>
              <w:bottom w:val="single" w:sz="12" w:space="0" w:color="auto"/>
            </w:tcBorders>
          </w:tcPr>
          <w:p w14:paraId="7026FEFB" w14:textId="603CEF24" w:rsidR="00A31F9E" w:rsidRDefault="00A31F9E" w:rsidP="00A31F9E">
            <w:pPr>
              <w:jc w:val="center"/>
              <w:rPr>
                <w:szCs w:val="21"/>
              </w:rPr>
            </w:pPr>
            <w:r>
              <w:rPr>
                <w:rFonts w:hint="eastAsia"/>
                <w:szCs w:val="21"/>
              </w:rPr>
              <w:t>6</w:t>
            </w:r>
          </w:p>
        </w:tc>
        <w:tc>
          <w:tcPr>
            <w:tcW w:w="2765" w:type="dxa"/>
            <w:tcBorders>
              <w:bottom w:val="single" w:sz="12" w:space="0" w:color="auto"/>
            </w:tcBorders>
          </w:tcPr>
          <w:p w14:paraId="2310D24E" w14:textId="02258AD6" w:rsidR="00A31F9E" w:rsidRDefault="00A31F9E" w:rsidP="00A31F9E">
            <w:pPr>
              <w:jc w:val="center"/>
              <w:rPr>
                <w:szCs w:val="21"/>
              </w:rPr>
            </w:pPr>
            <w:r>
              <w:rPr>
                <w:rFonts w:hint="eastAsia"/>
                <w:szCs w:val="21"/>
              </w:rPr>
              <w:t>平面</w:t>
            </w:r>
          </w:p>
        </w:tc>
        <w:tc>
          <w:tcPr>
            <w:tcW w:w="2970" w:type="dxa"/>
            <w:tcBorders>
              <w:bottom w:val="single" w:sz="12" w:space="0" w:color="auto"/>
            </w:tcBorders>
          </w:tcPr>
          <w:p w14:paraId="5760BC32" w14:textId="554EABB9" w:rsidR="00A31F9E" w:rsidRDefault="00A31F9E" w:rsidP="00A31F9E">
            <w:pPr>
              <w:jc w:val="center"/>
              <w:rPr>
                <w:szCs w:val="21"/>
              </w:rPr>
            </w:pPr>
            <w:r>
              <w:rPr>
                <w:rFonts w:hint="eastAsia"/>
                <w:szCs w:val="21"/>
              </w:rPr>
              <w:t>8</w:t>
            </w:r>
            <w:r>
              <w:rPr>
                <w:szCs w:val="21"/>
              </w:rPr>
              <w:t>0</w:t>
            </w:r>
          </w:p>
        </w:tc>
      </w:tr>
    </w:tbl>
    <w:bookmarkEnd w:id="24"/>
    <w:p w14:paraId="7970C3D2" w14:textId="4B9F99C4" w:rsidR="003E2BD6" w:rsidRDefault="003E2BD6" w:rsidP="003E2BD6">
      <w:pPr>
        <w:rPr>
          <w:rFonts w:ascii="宋体" w:eastAsia="宋体" w:hAnsi="宋体"/>
          <w:sz w:val="32"/>
          <w:szCs w:val="32"/>
        </w:rPr>
      </w:pPr>
      <w:r>
        <w:rPr>
          <w:rFonts w:ascii="宋体" w:eastAsia="宋体" w:hAnsi="宋体"/>
          <w:sz w:val="32"/>
          <w:szCs w:val="32"/>
        </w:rPr>
        <w:t>3</w:t>
      </w:r>
      <w:r w:rsidRPr="00F96C2F">
        <w:rPr>
          <w:rFonts w:ascii="宋体" w:eastAsia="宋体" w:hAnsi="宋体"/>
          <w:sz w:val="32"/>
          <w:szCs w:val="32"/>
        </w:rPr>
        <w:t xml:space="preserve"> </w:t>
      </w:r>
      <w:r>
        <w:rPr>
          <w:rFonts w:ascii="宋体" w:eastAsia="宋体" w:hAnsi="宋体" w:hint="eastAsia"/>
          <w:sz w:val="32"/>
          <w:szCs w:val="32"/>
        </w:rPr>
        <w:t>结果</w:t>
      </w:r>
    </w:p>
    <w:p w14:paraId="729B9131" w14:textId="2E23FA19" w:rsidR="003F533A" w:rsidRDefault="0098173B" w:rsidP="003F533A">
      <w:pPr>
        <w:ind w:firstLine="420"/>
        <w:rPr>
          <w:szCs w:val="21"/>
        </w:rPr>
      </w:pPr>
      <w:r w:rsidRPr="0098173B">
        <w:rPr>
          <w:rFonts w:hint="eastAsia"/>
          <w:szCs w:val="21"/>
        </w:rPr>
        <w:lastRenderedPageBreak/>
        <w:t>保留</w:t>
      </w:r>
      <w:r>
        <w:rPr>
          <w:rFonts w:hint="eastAsia"/>
          <w:szCs w:val="21"/>
        </w:rPr>
        <w:t>全部1</w:t>
      </w:r>
      <w:r>
        <w:rPr>
          <w:szCs w:val="21"/>
        </w:rPr>
        <w:t>942</w:t>
      </w:r>
      <w:r>
        <w:rPr>
          <w:rFonts w:hint="eastAsia"/>
          <w:szCs w:val="21"/>
        </w:rPr>
        <w:t>个数据，使用S</w:t>
      </w:r>
      <w:r>
        <w:rPr>
          <w:szCs w:val="21"/>
        </w:rPr>
        <w:t>PSS 22</w:t>
      </w:r>
      <w:r>
        <w:rPr>
          <w:rFonts w:hint="eastAsia"/>
          <w:szCs w:val="21"/>
        </w:rPr>
        <w:t>进行分析，对不同运动速度和不同运动类型下的估计相对误差进行描述性统计，结果如表2所示</w:t>
      </w:r>
      <w:r w:rsidR="003F533A">
        <w:rPr>
          <w:rFonts w:hint="eastAsia"/>
          <w:szCs w:val="21"/>
        </w:rPr>
        <w:t>。</w:t>
      </w:r>
    </w:p>
    <w:p w14:paraId="353E6707" w14:textId="77777777" w:rsidR="00125052" w:rsidRDefault="00125052" w:rsidP="003F533A">
      <w:pPr>
        <w:ind w:firstLine="420"/>
        <w:rPr>
          <w:szCs w:val="21"/>
        </w:rPr>
      </w:pPr>
    </w:p>
    <w:p w14:paraId="5BD7D45F" w14:textId="77777777" w:rsidR="003F533A" w:rsidRDefault="003F533A" w:rsidP="003F533A">
      <w:pPr>
        <w:ind w:firstLine="420"/>
        <w:jc w:val="center"/>
        <w:rPr>
          <w:b/>
          <w:bCs/>
          <w:szCs w:val="21"/>
        </w:rPr>
      </w:pPr>
      <w:r w:rsidRPr="0098173B">
        <w:rPr>
          <w:rFonts w:hint="eastAsia"/>
          <w:b/>
          <w:bCs/>
          <w:szCs w:val="21"/>
        </w:rPr>
        <w:t>表2</w:t>
      </w:r>
      <w:r w:rsidRPr="0098173B">
        <w:rPr>
          <w:b/>
          <w:bCs/>
          <w:szCs w:val="21"/>
        </w:rPr>
        <w:t xml:space="preserve"> </w:t>
      </w:r>
      <w:r w:rsidRPr="0098173B">
        <w:rPr>
          <w:rFonts w:hint="eastAsia"/>
          <w:b/>
          <w:bCs/>
          <w:szCs w:val="21"/>
        </w:rPr>
        <w:t>不同运动速度不同运动类型下的估计相对误差</w:t>
      </w:r>
      <w:r>
        <w:rPr>
          <w:rFonts w:hint="eastAsia"/>
          <w:b/>
          <w:bCs/>
          <w:szCs w:val="21"/>
        </w:rPr>
        <w:t>（</w:t>
      </w:r>
      <w:r w:rsidRPr="00D5671A">
        <w:rPr>
          <w:rFonts w:hint="eastAsia"/>
          <w:b/>
          <w:bCs/>
          <w:i/>
          <w:iCs/>
          <w:szCs w:val="21"/>
        </w:rPr>
        <w:t>M</w:t>
      </w:r>
      <w:r>
        <w:rPr>
          <w:rFonts w:hint="eastAsia"/>
          <w:b/>
          <w:bCs/>
          <w:szCs w:val="21"/>
        </w:rPr>
        <w:t>±</w:t>
      </w:r>
      <w:r w:rsidRPr="00D5671A">
        <w:rPr>
          <w:b/>
          <w:bCs/>
          <w:i/>
          <w:iCs/>
          <w:szCs w:val="21"/>
        </w:rPr>
        <w:t>SD</w:t>
      </w:r>
      <w:r>
        <w:rPr>
          <w:b/>
          <w:bCs/>
          <w:szCs w:val="21"/>
        </w:rPr>
        <w:t>）</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90C05" w14:paraId="66707F16" w14:textId="77777777" w:rsidTr="003C3235">
        <w:trPr>
          <w:jc w:val="center"/>
        </w:trPr>
        <w:tc>
          <w:tcPr>
            <w:tcW w:w="2074" w:type="dxa"/>
            <w:tcBorders>
              <w:top w:val="single" w:sz="12" w:space="0" w:color="auto"/>
              <w:bottom w:val="single" w:sz="8" w:space="0" w:color="auto"/>
            </w:tcBorders>
          </w:tcPr>
          <w:p w14:paraId="62CFAEBF" w14:textId="77777777" w:rsidR="00090C05" w:rsidRDefault="00090C05" w:rsidP="00090C05">
            <w:pPr>
              <w:jc w:val="center"/>
              <w:rPr>
                <w:szCs w:val="21"/>
              </w:rPr>
            </w:pPr>
          </w:p>
        </w:tc>
        <w:tc>
          <w:tcPr>
            <w:tcW w:w="2074" w:type="dxa"/>
            <w:tcBorders>
              <w:top w:val="single" w:sz="12" w:space="0" w:color="auto"/>
              <w:bottom w:val="single" w:sz="8" w:space="0" w:color="auto"/>
            </w:tcBorders>
          </w:tcPr>
          <w:p w14:paraId="546FC3AE" w14:textId="11CDC8E1" w:rsidR="00090C05" w:rsidRDefault="00090C05" w:rsidP="00090C05">
            <w:pPr>
              <w:jc w:val="center"/>
              <w:rPr>
                <w:szCs w:val="21"/>
              </w:rPr>
            </w:pPr>
            <w:r>
              <w:rPr>
                <w:rFonts w:hint="eastAsia"/>
                <w:szCs w:val="21"/>
              </w:rPr>
              <w:t>水平</w:t>
            </w:r>
          </w:p>
        </w:tc>
        <w:tc>
          <w:tcPr>
            <w:tcW w:w="2074" w:type="dxa"/>
            <w:tcBorders>
              <w:top w:val="single" w:sz="12" w:space="0" w:color="auto"/>
              <w:bottom w:val="single" w:sz="8" w:space="0" w:color="auto"/>
            </w:tcBorders>
          </w:tcPr>
          <w:p w14:paraId="5EB2D26F" w14:textId="06902EB9" w:rsidR="00090C05" w:rsidRDefault="00090C05" w:rsidP="00090C05">
            <w:pPr>
              <w:jc w:val="center"/>
              <w:rPr>
                <w:szCs w:val="21"/>
              </w:rPr>
            </w:pPr>
            <w:r>
              <w:rPr>
                <w:rFonts w:hint="eastAsia"/>
                <w:szCs w:val="21"/>
              </w:rPr>
              <w:t>垂直</w:t>
            </w:r>
          </w:p>
        </w:tc>
        <w:tc>
          <w:tcPr>
            <w:tcW w:w="2074" w:type="dxa"/>
            <w:tcBorders>
              <w:top w:val="single" w:sz="12" w:space="0" w:color="auto"/>
              <w:bottom w:val="single" w:sz="8" w:space="0" w:color="auto"/>
            </w:tcBorders>
          </w:tcPr>
          <w:p w14:paraId="0D3FDF91" w14:textId="1BAD3379" w:rsidR="00090C05" w:rsidRDefault="00090C05" w:rsidP="00090C05">
            <w:pPr>
              <w:jc w:val="center"/>
              <w:rPr>
                <w:szCs w:val="21"/>
              </w:rPr>
            </w:pPr>
            <w:r>
              <w:rPr>
                <w:rFonts w:hint="eastAsia"/>
                <w:szCs w:val="21"/>
              </w:rPr>
              <w:t>平面</w:t>
            </w:r>
          </w:p>
        </w:tc>
      </w:tr>
      <w:tr w:rsidR="00090C05" w14:paraId="305BF6B6" w14:textId="77777777" w:rsidTr="003C3235">
        <w:trPr>
          <w:jc w:val="center"/>
        </w:trPr>
        <w:tc>
          <w:tcPr>
            <w:tcW w:w="2074" w:type="dxa"/>
            <w:tcBorders>
              <w:top w:val="single" w:sz="8" w:space="0" w:color="auto"/>
            </w:tcBorders>
          </w:tcPr>
          <w:p w14:paraId="04C85ECA" w14:textId="0CF6AC99" w:rsidR="00090C05" w:rsidRDefault="00090C05" w:rsidP="00090C05">
            <w:pPr>
              <w:jc w:val="center"/>
              <w:rPr>
                <w:szCs w:val="21"/>
              </w:rPr>
            </w:pPr>
            <w:r>
              <w:rPr>
                <w:rFonts w:hint="eastAsia"/>
                <w:sz w:val="20"/>
                <w:szCs w:val="20"/>
              </w:rPr>
              <w:t>4</w:t>
            </w:r>
            <w:r>
              <w:rPr>
                <w:sz w:val="20"/>
                <w:szCs w:val="20"/>
              </w:rPr>
              <w:t>0</w:t>
            </w:r>
            <w:r>
              <w:rPr>
                <w:rFonts w:hint="eastAsia"/>
                <w:sz w:val="20"/>
                <w:szCs w:val="20"/>
              </w:rPr>
              <w:t>像素点/</w:t>
            </w:r>
            <w:r>
              <w:rPr>
                <w:sz w:val="20"/>
                <w:szCs w:val="20"/>
              </w:rPr>
              <w:t>s</w:t>
            </w:r>
          </w:p>
        </w:tc>
        <w:tc>
          <w:tcPr>
            <w:tcW w:w="2074" w:type="dxa"/>
            <w:tcBorders>
              <w:top w:val="single" w:sz="8" w:space="0" w:color="auto"/>
            </w:tcBorders>
          </w:tcPr>
          <w:p w14:paraId="15E91F29" w14:textId="03285BC1" w:rsidR="00090C05" w:rsidRDefault="00090C05" w:rsidP="00090C05">
            <w:pPr>
              <w:jc w:val="center"/>
              <w:rPr>
                <w:szCs w:val="21"/>
              </w:rPr>
            </w:pPr>
            <w:r>
              <w:rPr>
                <w:rFonts w:hint="eastAsia"/>
                <w:sz w:val="20"/>
                <w:szCs w:val="20"/>
              </w:rPr>
              <w:t>-</w:t>
            </w:r>
            <w:r>
              <w:rPr>
                <w:sz w:val="20"/>
                <w:szCs w:val="20"/>
              </w:rPr>
              <w:t>0.061</w:t>
            </w:r>
            <w:r>
              <w:rPr>
                <w:rFonts w:hint="eastAsia"/>
                <w:sz w:val="20"/>
                <w:szCs w:val="20"/>
              </w:rPr>
              <w:t>±</w:t>
            </w:r>
            <w:r>
              <w:rPr>
                <w:sz w:val="20"/>
                <w:szCs w:val="20"/>
              </w:rPr>
              <w:t>0.131</w:t>
            </w:r>
          </w:p>
        </w:tc>
        <w:tc>
          <w:tcPr>
            <w:tcW w:w="2074" w:type="dxa"/>
            <w:tcBorders>
              <w:top w:val="single" w:sz="8" w:space="0" w:color="auto"/>
            </w:tcBorders>
          </w:tcPr>
          <w:p w14:paraId="2B5D2F14" w14:textId="04FD3507" w:rsidR="00090C05" w:rsidRDefault="00090C05" w:rsidP="00090C05">
            <w:pPr>
              <w:jc w:val="center"/>
              <w:rPr>
                <w:szCs w:val="21"/>
              </w:rPr>
            </w:pPr>
            <w:r>
              <w:rPr>
                <w:rFonts w:hint="eastAsia"/>
                <w:sz w:val="20"/>
                <w:szCs w:val="20"/>
              </w:rPr>
              <w:t>-</w:t>
            </w:r>
            <w:r>
              <w:rPr>
                <w:sz w:val="20"/>
                <w:szCs w:val="20"/>
              </w:rPr>
              <w:t>0.068</w:t>
            </w:r>
            <w:r>
              <w:rPr>
                <w:rFonts w:hint="eastAsia"/>
                <w:sz w:val="20"/>
                <w:szCs w:val="20"/>
              </w:rPr>
              <w:t>±</w:t>
            </w:r>
            <w:r>
              <w:rPr>
                <w:sz w:val="20"/>
                <w:szCs w:val="20"/>
              </w:rPr>
              <w:t>0.140</w:t>
            </w:r>
          </w:p>
        </w:tc>
        <w:tc>
          <w:tcPr>
            <w:tcW w:w="2074" w:type="dxa"/>
            <w:tcBorders>
              <w:top w:val="single" w:sz="8" w:space="0" w:color="auto"/>
            </w:tcBorders>
          </w:tcPr>
          <w:p w14:paraId="30E3DB2C" w14:textId="08AA6A88" w:rsidR="00090C05" w:rsidRDefault="00090C05" w:rsidP="00090C05">
            <w:pPr>
              <w:jc w:val="center"/>
              <w:rPr>
                <w:szCs w:val="21"/>
              </w:rPr>
            </w:pPr>
            <w:r>
              <w:rPr>
                <w:rFonts w:hint="eastAsia"/>
                <w:sz w:val="20"/>
                <w:szCs w:val="20"/>
              </w:rPr>
              <w:t>-</w:t>
            </w:r>
            <w:r>
              <w:rPr>
                <w:sz w:val="20"/>
                <w:szCs w:val="20"/>
              </w:rPr>
              <w:t>0.142</w:t>
            </w:r>
            <w:r>
              <w:rPr>
                <w:rFonts w:hint="eastAsia"/>
                <w:sz w:val="20"/>
                <w:szCs w:val="20"/>
              </w:rPr>
              <w:t>±</w:t>
            </w:r>
            <w:r>
              <w:rPr>
                <w:sz w:val="20"/>
                <w:szCs w:val="20"/>
              </w:rPr>
              <w:t>0.232</w:t>
            </w:r>
          </w:p>
        </w:tc>
      </w:tr>
      <w:tr w:rsidR="00090C05" w14:paraId="27A063FA" w14:textId="77777777" w:rsidTr="003C3235">
        <w:trPr>
          <w:jc w:val="center"/>
        </w:trPr>
        <w:tc>
          <w:tcPr>
            <w:tcW w:w="2074" w:type="dxa"/>
            <w:tcBorders>
              <w:bottom w:val="single" w:sz="12" w:space="0" w:color="auto"/>
            </w:tcBorders>
          </w:tcPr>
          <w:p w14:paraId="531461C8" w14:textId="1F2B8B7E" w:rsidR="00090C05" w:rsidRDefault="00090C05" w:rsidP="00090C05">
            <w:pPr>
              <w:jc w:val="center"/>
              <w:rPr>
                <w:szCs w:val="21"/>
              </w:rPr>
            </w:pPr>
            <w:r>
              <w:rPr>
                <w:rFonts w:hint="eastAsia"/>
                <w:sz w:val="20"/>
                <w:szCs w:val="20"/>
              </w:rPr>
              <w:t>8</w:t>
            </w:r>
            <w:r>
              <w:rPr>
                <w:sz w:val="20"/>
                <w:szCs w:val="20"/>
              </w:rPr>
              <w:t>0</w:t>
            </w:r>
            <w:r>
              <w:rPr>
                <w:rFonts w:hint="eastAsia"/>
                <w:sz w:val="20"/>
                <w:szCs w:val="20"/>
              </w:rPr>
              <w:t>像素点/</w:t>
            </w:r>
            <w:r>
              <w:rPr>
                <w:sz w:val="20"/>
                <w:szCs w:val="20"/>
              </w:rPr>
              <w:t>s</w:t>
            </w:r>
          </w:p>
        </w:tc>
        <w:tc>
          <w:tcPr>
            <w:tcW w:w="2074" w:type="dxa"/>
            <w:tcBorders>
              <w:bottom w:val="single" w:sz="12" w:space="0" w:color="auto"/>
            </w:tcBorders>
          </w:tcPr>
          <w:p w14:paraId="4FF8224D" w14:textId="5DAB416E" w:rsidR="00090C05" w:rsidRDefault="00090C05" w:rsidP="00090C05">
            <w:pPr>
              <w:jc w:val="center"/>
              <w:rPr>
                <w:szCs w:val="21"/>
              </w:rPr>
            </w:pPr>
            <w:r>
              <w:rPr>
                <w:rFonts w:hint="eastAsia"/>
                <w:sz w:val="20"/>
                <w:szCs w:val="20"/>
              </w:rPr>
              <w:t>0</w:t>
            </w:r>
            <w:r>
              <w:rPr>
                <w:sz w:val="20"/>
                <w:szCs w:val="20"/>
              </w:rPr>
              <w:t>.067</w:t>
            </w:r>
            <w:r>
              <w:rPr>
                <w:rFonts w:hint="eastAsia"/>
                <w:sz w:val="20"/>
                <w:szCs w:val="20"/>
              </w:rPr>
              <w:t>±</w:t>
            </w:r>
            <w:r>
              <w:rPr>
                <w:sz w:val="20"/>
                <w:szCs w:val="20"/>
              </w:rPr>
              <w:t>0.199</w:t>
            </w:r>
          </w:p>
        </w:tc>
        <w:tc>
          <w:tcPr>
            <w:tcW w:w="2074" w:type="dxa"/>
            <w:tcBorders>
              <w:bottom w:val="single" w:sz="12" w:space="0" w:color="auto"/>
            </w:tcBorders>
          </w:tcPr>
          <w:p w14:paraId="7D48CC58" w14:textId="7B8A82AF" w:rsidR="00090C05" w:rsidRDefault="00090C05" w:rsidP="00090C05">
            <w:pPr>
              <w:jc w:val="center"/>
              <w:rPr>
                <w:szCs w:val="21"/>
              </w:rPr>
            </w:pPr>
            <w:r>
              <w:rPr>
                <w:rFonts w:hint="eastAsia"/>
                <w:sz w:val="20"/>
                <w:szCs w:val="20"/>
              </w:rPr>
              <w:t>0</w:t>
            </w:r>
            <w:r>
              <w:rPr>
                <w:sz w:val="20"/>
                <w:szCs w:val="20"/>
              </w:rPr>
              <w:t>.051</w:t>
            </w:r>
            <w:r>
              <w:rPr>
                <w:rFonts w:hint="eastAsia"/>
                <w:sz w:val="20"/>
                <w:szCs w:val="20"/>
              </w:rPr>
              <w:t>±</w:t>
            </w:r>
            <w:r>
              <w:rPr>
                <w:sz w:val="20"/>
                <w:szCs w:val="20"/>
              </w:rPr>
              <w:t>0.183</w:t>
            </w:r>
          </w:p>
        </w:tc>
        <w:tc>
          <w:tcPr>
            <w:tcW w:w="2074" w:type="dxa"/>
            <w:tcBorders>
              <w:bottom w:val="single" w:sz="12" w:space="0" w:color="auto"/>
            </w:tcBorders>
          </w:tcPr>
          <w:p w14:paraId="6CD44D25" w14:textId="72D64BAA" w:rsidR="00090C05" w:rsidRDefault="00090C05" w:rsidP="00090C05">
            <w:pPr>
              <w:jc w:val="center"/>
              <w:rPr>
                <w:szCs w:val="21"/>
              </w:rPr>
            </w:pPr>
            <w:r>
              <w:rPr>
                <w:rFonts w:hint="eastAsia"/>
                <w:sz w:val="20"/>
                <w:szCs w:val="20"/>
              </w:rPr>
              <w:t>-</w:t>
            </w:r>
            <w:r>
              <w:rPr>
                <w:sz w:val="20"/>
                <w:szCs w:val="20"/>
              </w:rPr>
              <w:t>0.017</w:t>
            </w:r>
            <w:r>
              <w:rPr>
                <w:rFonts w:hint="eastAsia"/>
                <w:sz w:val="20"/>
                <w:szCs w:val="20"/>
              </w:rPr>
              <w:t>±</w:t>
            </w:r>
            <w:r>
              <w:rPr>
                <w:sz w:val="20"/>
                <w:szCs w:val="20"/>
              </w:rPr>
              <w:t>0.216</w:t>
            </w:r>
          </w:p>
        </w:tc>
      </w:tr>
      <w:tr w:rsidR="003C3235" w14:paraId="439BA76E" w14:textId="77777777" w:rsidTr="003C3235">
        <w:trPr>
          <w:jc w:val="center"/>
        </w:trPr>
        <w:tc>
          <w:tcPr>
            <w:tcW w:w="2074" w:type="dxa"/>
            <w:tcBorders>
              <w:top w:val="single" w:sz="12" w:space="0" w:color="auto"/>
            </w:tcBorders>
          </w:tcPr>
          <w:p w14:paraId="1BC4F45C" w14:textId="77777777" w:rsidR="003C3235" w:rsidRDefault="003C3235" w:rsidP="003C3235">
            <w:pPr>
              <w:rPr>
                <w:sz w:val="20"/>
                <w:szCs w:val="20"/>
              </w:rPr>
            </w:pPr>
          </w:p>
        </w:tc>
        <w:tc>
          <w:tcPr>
            <w:tcW w:w="2074" w:type="dxa"/>
            <w:tcBorders>
              <w:top w:val="single" w:sz="12" w:space="0" w:color="auto"/>
            </w:tcBorders>
          </w:tcPr>
          <w:p w14:paraId="6DDF4144" w14:textId="77777777" w:rsidR="003C3235" w:rsidRDefault="003C3235" w:rsidP="00090C05">
            <w:pPr>
              <w:jc w:val="center"/>
              <w:rPr>
                <w:sz w:val="20"/>
                <w:szCs w:val="20"/>
              </w:rPr>
            </w:pPr>
          </w:p>
        </w:tc>
        <w:tc>
          <w:tcPr>
            <w:tcW w:w="2074" w:type="dxa"/>
            <w:tcBorders>
              <w:top w:val="single" w:sz="12" w:space="0" w:color="auto"/>
            </w:tcBorders>
          </w:tcPr>
          <w:p w14:paraId="28D7B15C" w14:textId="77777777" w:rsidR="003C3235" w:rsidRDefault="003C3235" w:rsidP="00090C05">
            <w:pPr>
              <w:jc w:val="center"/>
              <w:rPr>
                <w:sz w:val="20"/>
                <w:szCs w:val="20"/>
              </w:rPr>
            </w:pPr>
          </w:p>
        </w:tc>
        <w:tc>
          <w:tcPr>
            <w:tcW w:w="2074" w:type="dxa"/>
            <w:tcBorders>
              <w:top w:val="single" w:sz="12" w:space="0" w:color="auto"/>
            </w:tcBorders>
          </w:tcPr>
          <w:p w14:paraId="75BBE060" w14:textId="77777777" w:rsidR="003C3235" w:rsidRDefault="003C3235" w:rsidP="00090C05">
            <w:pPr>
              <w:jc w:val="center"/>
              <w:rPr>
                <w:sz w:val="20"/>
                <w:szCs w:val="20"/>
              </w:rPr>
            </w:pPr>
          </w:p>
        </w:tc>
      </w:tr>
    </w:tbl>
    <w:p w14:paraId="4E5E784A" w14:textId="5805547F" w:rsidR="003F533A" w:rsidRDefault="00472134" w:rsidP="003C3235">
      <w:pPr>
        <w:ind w:firstLine="420"/>
        <w:rPr>
          <w:szCs w:val="21"/>
        </w:rPr>
      </w:pPr>
      <w:r w:rsidRPr="00472134">
        <w:rPr>
          <w:rFonts w:hint="eastAsia"/>
          <w:szCs w:val="21"/>
        </w:rPr>
        <w:t>首先</w:t>
      </w:r>
      <w:r w:rsidR="00967A09">
        <w:rPr>
          <w:rFonts w:hint="eastAsia"/>
          <w:szCs w:val="21"/>
        </w:rPr>
        <w:t>，对数据进行2（4</w:t>
      </w:r>
      <w:r w:rsidR="00967A09">
        <w:rPr>
          <w:szCs w:val="21"/>
        </w:rPr>
        <w:t>0</w:t>
      </w:r>
      <w:r w:rsidR="00967A09">
        <w:rPr>
          <w:rFonts w:hint="eastAsia"/>
          <w:szCs w:val="21"/>
        </w:rPr>
        <w:t>像素点每秒/</w:t>
      </w:r>
      <w:r w:rsidR="00967A09">
        <w:rPr>
          <w:szCs w:val="21"/>
        </w:rPr>
        <w:t>80</w:t>
      </w:r>
      <w:r w:rsidR="00967A09">
        <w:rPr>
          <w:rFonts w:hint="eastAsia"/>
          <w:szCs w:val="21"/>
        </w:rPr>
        <w:t>像素点每秒）×</w:t>
      </w:r>
      <w:r w:rsidR="00967A09">
        <w:rPr>
          <w:szCs w:val="21"/>
        </w:rPr>
        <w:t>3</w:t>
      </w:r>
      <w:r w:rsidR="00967A09">
        <w:rPr>
          <w:rFonts w:hint="eastAsia"/>
          <w:szCs w:val="21"/>
        </w:rPr>
        <w:t>（水平/垂直/平面）的双因素重复测量方差分析。由于</w:t>
      </w:r>
      <w:r w:rsidR="0047229B">
        <w:rPr>
          <w:rFonts w:hint="eastAsia"/>
          <w:szCs w:val="21"/>
        </w:rPr>
        <w:t>运动类型和交互作用的数据都不满足M</w:t>
      </w:r>
      <w:r w:rsidR="0047229B">
        <w:rPr>
          <w:szCs w:val="21"/>
        </w:rPr>
        <w:t>auchly</w:t>
      </w:r>
      <w:r w:rsidR="0047229B">
        <w:rPr>
          <w:rFonts w:hint="eastAsia"/>
          <w:szCs w:val="21"/>
        </w:rPr>
        <w:t>球形检验（</w:t>
      </w:r>
      <w:r w:rsidR="0047229B" w:rsidRPr="0047229B">
        <w:rPr>
          <w:rFonts w:hint="eastAsia"/>
          <w:i/>
          <w:iCs/>
          <w:szCs w:val="21"/>
        </w:rPr>
        <w:t>p</w:t>
      </w:r>
      <w:r w:rsidR="0047229B">
        <w:rPr>
          <w:szCs w:val="21"/>
        </w:rPr>
        <w:t xml:space="preserve">=.029, </w:t>
      </w:r>
      <w:r w:rsidR="0047229B" w:rsidRPr="0047229B">
        <w:rPr>
          <w:i/>
          <w:iCs/>
          <w:szCs w:val="21"/>
        </w:rPr>
        <w:t>p</w:t>
      </w:r>
      <w:r w:rsidR="0047229B">
        <w:rPr>
          <w:szCs w:val="21"/>
        </w:rPr>
        <w:t>&lt;.001</w:t>
      </w:r>
      <w:r w:rsidR="0047229B">
        <w:rPr>
          <w:rFonts w:hint="eastAsia"/>
          <w:szCs w:val="21"/>
        </w:rPr>
        <w:t>），以下使用G</w:t>
      </w:r>
      <w:r w:rsidR="0047229B">
        <w:rPr>
          <w:szCs w:val="21"/>
        </w:rPr>
        <w:t>reenhouse-Geisser</w:t>
      </w:r>
      <w:r w:rsidR="0047229B">
        <w:rPr>
          <w:rFonts w:hint="eastAsia"/>
          <w:szCs w:val="21"/>
        </w:rPr>
        <w:t>矫正结果。结果显示，速度的主效应显著，</w:t>
      </w:r>
      <w:r w:rsidR="0047229B" w:rsidRPr="0047229B">
        <w:rPr>
          <w:rFonts w:hint="eastAsia"/>
          <w:i/>
          <w:iCs/>
          <w:szCs w:val="21"/>
        </w:rPr>
        <w:t>F</w:t>
      </w:r>
      <w:r w:rsidR="0047229B">
        <w:rPr>
          <w:szCs w:val="21"/>
        </w:rPr>
        <w:t>(1</w:t>
      </w:r>
      <w:r w:rsidR="0047229B">
        <w:rPr>
          <w:rFonts w:hint="eastAsia"/>
          <w:szCs w:val="21"/>
        </w:rPr>
        <w:t>，</w:t>
      </w:r>
      <w:r w:rsidR="0047229B">
        <w:rPr>
          <w:szCs w:val="21"/>
        </w:rPr>
        <w:t xml:space="preserve">322)=209.771, </w:t>
      </w:r>
      <w:r w:rsidR="0047229B" w:rsidRPr="0047229B">
        <w:rPr>
          <w:i/>
          <w:iCs/>
          <w:szCs w:val="21"/>
        </w:rPr>
        <w:t>p</w:t>
      </w:r>
      <w:r w:rsidR="0047229B">
        <w:rPr>
          <w:szCs w:val="21"/>
        </w:rPr>
        <w:t xml:space="preserve">&lt;.001, </w:t>
      </w:r>
      <w:r w:rsidR="0047229B" w:rsidRPr="0047229B">
        <w:rPr>
          <w:i/>
          <w:iCs/>
          <w:szCs w:val="21"/>
        </w:rPr>
        <w:t>partial</w:t>
      </w:r>
      <w:r w:rsidR="0047229B">
        <w:rPr>
          <w:szCs w:val="21"/>
        </w:rPr>
        <w:t xml:space="preserve"> </w:t>
      </w:r>
      <w:r w:rsidR="0047229B">
        <w:rPr>
          <w:rFonts w:hint="eastAsia"/>
          <w:szCs w:val="21"/>
        </w:rPr>
        <w:t>η</w:t>
      </w:r>
      <w:r w:rsidR="0047229B" w:rsidRPr="0047229B">
        <w:rPr>
          <w:szCs w:val="21"/>
          <w:vertAlign w:val="superscript"/>
        </w:rPr>
        <w:t>2</w:t>
      </w:r>
      <w:r w:rsidR="0047229B">
        <w:rPr>
          <w:szCs w:val="21"/>
        </w:rPr>
        <w:t>=.394</w:t>
      </w:r>
      <w:r w:rsidR="0047229B">
        <w:rPr>
          <w:rFonts w:hint="eastAsia"/>
          <w:szCs w:val="21"/>
        </w:rPr>
        <w:t>，说明不同的速度下被试的估计相对误差有显著性差异；运动类型的主效应显著，</w:t>
      </w:r>
      <w:r w:rsidR="0047229B" w:rsidRPr="0047229B">
        <w:rPr>
          <w:rFonts w:hint="eastAsia"/>
          <w:i/>
          <w:iCs/>
          <w:szCs w:val="21"/>
        </w:rPr>
        <w:t>F</w:t>
      </w:r>
      <w:r w:rsidR="0047229B">
        <w:rPr>
          <w:szCs w:val="21"/>
        </w:rPr>
        <w:t>(1.332</w:t>
      </w:r>
      <w:r w:rsidR="0047229B">
        <w:rPr>
          <w:rFonts w:hint="eastAsia"/>
          <w:szCs w:val="21"/>
        </w:rPr>
        <w:t>，</w:t>
      </w:r>
      <w:r w:rsidR="0047229B">
        <w:rPr>
          <w:szCs w:val="21"/>
        </w:rPr>
        <w:t xml:space="preserve">630.185)=40.546, </w:t>
      </w:r>
      <w:r w:rsidR="0047229B" w:rsidRPr="0047229B">
        <w:rPr>
          <w:i/>
          <w:iCs/>
          <w:szCs w:val="21"/>
        </w:rPr>
        <w:t>p</w:t>
      </w:r>
      <w:r w:rsidR="0047229B">
        <w:rPr>
          <w:szCs w:val="21"/>
        </w:rPr>
        <w:t xml:space="preserve">&lt;.001, </w:t>
      </w:r>
      <w:r w:rsidR="0047229B" w:rsidRPr="0047229B">
        <w:rPr>
          <w:i/>
          <w:iCs/>
          <w:szCs w:val="21"/>
        </w:rPr>
        <w:t>partia</w:t>
      </w:r>
      <w:r w:rsidR="0047229B">
        <w:rPr>
          <w:szCs w:val="21"/>
        </w:rPr>
        <w:t xml:space="preserve">l </w:t>
      </w:r>
      <w:r w:rsidR="0047229B">
        <w:rPr>
          <w:rFonts w:hint="eastAsia"/>
          <w:szCs w:val="21"/>
        </w:rPr>
        <w:t>η</w:t>
      </w:r>
      <w:r w:rsidR="0047229B" w:rsidRPr="0047229B">
        <w:rPr>
          <w:szCs w:val="21"/>
          <w:vertAlign w:val="superscript"/>
        </w:rPr>
        <w:t>2</w:t>
      </w:r>
      <w:r w:rsidR="0047229B">
        <w:rPr>
          <w:szCs w:val="21"/>
        </w:rPr>
        <w:t>=.112</w:t>
      </w:r>
      <w:r w:rsidR="0047229B">
        <w:rPr>
          <w:rFonts w:hint="eastAsia"/>
          <w:szCs w:val="21"/>
        </w:rPr>
        <w:t>，说明不同的运动类型下被试的估计相对误差有显著性差异；速度和运动类型的交互作用不显著，</w:t>
      </w:r>
      <w:r w:rsidR="0047229B" w:rsidRPr="0047229B">
        <w:rPr>
          <w:rFonts w:hint="eastAsia"/>
          <w:i/>
          <w:iCs/>
          <w:szCs w:val="21"/>
        </w:rPr>
        <w:t>F</w:t>
      </w:r>
      <w:r w:rsidR="0047229B">
        <w:rPr>
          <w:szCs w:val="21"/>
        </w:rPr>
        <w:t>(1.837</w:t>
      </w:r>
      <w:r w:rsidR="0047229B">
        <w:rPr>
          <w:rFonts w:hint="eastAsia"/>
          <w:szCs w:val="21"/>
        </w:rPr>
        <w:t>，5</w:t>
      </w:r>
      <w:r w:rsidR="0047229B">
        <w:rPr>
          <w:szCs w:val="21"/>
        </w:rPr>
        <w:t xml:space="preserve">91.630)=.102, </w:t>
      </w:r>
      <w:r w:rsidR="0047229B" w:rsidRPr="0047229B">
        <w:rPr>
          <w:i/>
          <w:iCs/>
          <w:szCs w:val="21"/>
        </w:rPr>
        <w:t>p</w:t>
      </w:r>
      <w:r w:rsidR="0047229B">
        <w:rPr>
          <w:szCs w:val="21"/>
        </w:rPr>
        <w:t>=.888</w:t>
      </w:r>
      <w:r w:rsidR="00C26EEE">
        <w:rPr>
          <w:rFonts w:hint="eastAsia"/>
          <w:szCs w:val="21"/>
        </w:rPr>
        <w:t>。</w:t>
      </w:r>
    </w:p>
    <w:p w14:paraId="1BA42BEC" w14:textId="37676AA6" w:rsidR="004C3E3A" w:rsidRDefault="00BC7DCE" w:rsidP="004C3E3A">
      <w:pPr>
        <w:ind w:firstLine="420"/>
        <w:rPr>
          <w:szCs w:val="21"/>
        </w:rPr>
      </w:pPr>
      <w:r>
        <w:rPr>
          <w:rFonts w:hint="eastAsia"/>
          <w:szCs w:val="21"/>
        </w:rPr>
        <w:t>然后使用B</w:t>
      </w:r>
      <w:r>
        <w:rPr>
          <w:szCs w:val="21"/>
        </w:rPr>
        <w:t>onferroni</w:t>
      </w:r>
      <w:r>
        <w:rPr>
          <w:rFonts w:hint="eastAsia"/>
          <w:szCs w:val="21"/>
        </w:rPr>
        <w:t>法进行成对比较。对速度进行分析，4</w:t>
      </w:r>
      <w:r>
        <w:rPr>
          <w:szCs w:val="21"/>
        </w:rPr>
        <w:t>0</w:t>
      </w:r>
      <w:r>
        <w:rPr>
          <w:rFonts w:hint="eastAsia"/>
          <w:szCs w:val="21"/>
        </w:rPr>
        <w:t>像素点/s下的估计相对误差显著小于8</w:t>
      </w:r>
      <w:r>
        <w:rPr>
          <w:szCs w:val="21"/>
        </w:rPr>
        <w:t>0</w:t>
      </w:r>
      <w:r>
        <w:rPr>
          <w:rFonts w:hint="eastAsia"/>
          <w:szCs w:val="21"/>
        </w:rPr>
        <w:t>像素点/</w:t>
      </w:r>
      <w:r>
        <w:rPr>
          <w:szCs w:val="21"/>
        </w:rPr>
        <w:t>s(</w:t>
      </w:r>
      <w:r w:rsidRPr="006353FD">
        <w:rPr>
          <w:i/>
          <w:iCs/>
          <w:szCs w:val="21"/>
        </w:rPr>
        <w:t>MD</w:t>
      </w:r>
      <w:r>
        <w:rPr>
          <w:szCs w:val="21"/>
        </w:rPr>
        <w:t xml:space="preserve">=-0.124, </w:t>
      </w:r>
      <w:r w:rsidRPr="006353FD">
        <w:rPr>
          <w:i/>
          <w:iCs/>
          <w:szCs w:val="21"/>
        </w:rPr>
        <w:t>p</w:t>
      </w:r>
      <w:r>
        <w:rPr>
          <w:szCs w:val="21"/>
        </w:rPr>
        <w:t>&lt;.001)</w:t>
      </w:r>
      <w:r>
        <w:rPr>
          <w:rFonts w:hint="eastAsia"/>
          <w:szCs w:val="21"/>
        </w:rPr>
        <w:t>。对运动类型进行分析，水平运动的估计相对误差与垂直运动没有显著性差异(</w:t>
      </w:r>
      <w:r w:rsidRPr="006353FD">
        <w:rPr>
          <w:i/>
          <w:iCs/>
          <w:szCs w:val="21"/>
        </w:rPr>
        <w:t>p</w:t>
      </w:r>
      <w:r>
        <w:rPr>
          <w:szCs w:val="21"/>
        </w:rPr>
        <w:t>=.611)</w:t>
      </w:r>
      <w:r>
        <w:rPr>
          <w:rFonts w:hint="eastAsia"/>
          <w:szCs w:val="21"/>
        </w:rPr>
        <w:t>，平面运动的估计相对误差显著小于水平运动(</w:t>
      </w:r>
      <w:r w:rsidRPr="006353FD">
        <w:rPr>
          <w:i/>
          <w:iCs/>
          <w:szCs w:val="21"/>
        </w:rPr>
        <w:t>MD</w:t>
      </w:r>
      <w:r>
        <w:rPr>
          <w:szCs w:val="21"/>
        </w:rPr>
        <w:t xml:space="preserve">=-0.083, </w:t>
      </w:r>
      <w:r w:rsidRPr="006353FD">
        <w:rPr>
          <w:i/>
          <w:iCs/>
          <w:szCs w:val="21"/>
        </w:rPr>
        <w:t>p</w:t>
      </w:r>
      <w:r>
        <w:rPr>
          <w:szCs w:val="21"/>
        </w:rPr>
        <w:t>&lt;</w:t>
      </w:r>
      <w:r w:rsidR="006353FD">
        <w:rPr>
          <w:szCs w:val="21"/>
        </w:rPr>
        <w:t>.001)</w:t>
      </w:r>
      <w:r w:rsidR="006353FD">
        <w:rPr>
          <w:rFonts w:hint="eastAsia"/>
          <w:szCs w:val="21"/>
        </w:rPr>
        <w:t>，平面运动的估计相对误差显著小于垂直运动(</w:t>
      </w:r>
      <w:r w:rsidR="006353FD" w:rsidRPr="006353FD">
        <w:rPr>
          <w:i/>
          <w:iCs/>
          <w:szCs w:val="21"/>
        </w:rPr>
        <w:t>MD</w:t>
      </w:r>
      <w:r w:rsidR="006353FD">
        <w:rPr>
          <w:szCs w:val="21"/>
        </w:rPr>
        <w:t xml:space="preserve">=-0.071, </w:t>
      </w:r>
      <w:r w:rsidR="006353FD" w:rsidRPr="006353FD">
        <w:rPr>
          <w:i/>
          <w:iCs/>
          <w:szCs w:val="21"/>
        </w:rPr>
        <w:t>p</w:t>
      </w:r>
      <w:r w:rsidR="006353FD">
        <w:rPr>
          <w:szCs w:val="21"/>
        </w:rPr>
        <w:t>&lt;.001)</w:t>
      </w:r>
      <w:r w:rsidR="006353FD">
        <w:rPr>
          <w:rFonts w:hint="eastAsia"/>
          <w:szCs w:val="21"/>
        </w:rPr>
        <w:t>。</w:t>
      </w:r>
      <w:r w:rsidR="004C3E3A">
        <w:rPr>
          <w:rFonts w:hint="eastAsia"/>
          <w:szCs w:val="21"/>
        </w:rPr>
        <w:t>不同速度和不同运动类型的估计相对误差如图1所示。</w:t>
      </w:r>
    </w:p>
    <w:p w14:paraId="017BC04B" w14:textId="11D46884" w:rsidR="004C3E3A" w:rsidRDefault="004C3E3A" w:rsidP="00472134">
      <w:pPr>
        <w:ind w:firstLine="420"/>
        <w:rPr>
          <w:szCs w:val="21"/>
        </w:rPr>
      </w:pPr>
      <w:commentRangeStart w:id="26"/>
      <w:r>
        <w:rPr>
          <w:noProof/>
        </w:rPr>
        <w:drawing>
          <wp:inline distT="0" distB="0" distL="0" distR="0" wp14:anchorId="43424960" wp14:editId="6105B5CC">
            <wp:extent cx="4572000" cy="2743200"/>
            <wp:effectExtent l="0" t="0" r="0" b="0"/>
            <wp:docPr id="1" name="图表 1">
              <a:extLst xmlns:a="http://schemas.openxmlformats.org/drawingml/2006/main">
                <a:ext uri="{FF2B5EF4-FFF2-40B4-BE49-F238E27FC236}">
                  <a16:creationId xmlns:a16="http://schemas.microsoft.com/office/drawing/2014/main" id="{78C3ACBE-791A-4042-A6BD-653C7FE378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commentRangeEnd w:id="26"/>
      <w:r w:rsidR="00956065">
        <w:rPr>
          <w:rStyle w:val="aa"/>
        </w:rPr>
        <w:commentReference w:id="26"/>
      </w:r>
    </w:p>
    <w:p w14:paraId="1CBA4933" w14:textId="49B3436C" w:rsidR="00FB05B8" w:rsidRDefault="00FB05B8" w:rsidP="00472134">
      <w:pPr>
        <w:ind w:firstLine="420"/>
        <w:rPr>
          <w:szCs w:val="21"/>
        </w:rPr>
      </w:pPr>
      <w:commentRangeStart w:id="27"/>
      <w:r>
        <w:rPr>
          <w:rFonts w:hint="eastAsia"/>
          <w:szCs w:val="21"/>
        </w:rPr>
        <w:t>对任务1</w:t>
      </w:r>
      <w:r>
        <w:rPr>
          <w:szCs w:val="21"/>
        </w:rPr>
        <w:t>~6</w:t>
      </w:r>
      <w:r>
        <w:rPr>
          <w:rFonts w:hint="eastAsia"/>
          <w:szCs w:val="21"/>
        </w:rPr>
        <w:t>的数据使用单样本t检验和0比较</w:t>
      </w:r>
      <w:commentRangeEnd w:id="27"/>
      <w:r w:rsidR="00956065">
        <w:rPr>
          <w:rStyle w:val="aa"/>
        </w:rPr>
        <w:commentReference w:id="27"/>
      </w:r>
      <w:r>
        <w:rPr>
          <w:rFonts w:hint="eastAsia"/>
          <w:szCs w:val="21"/>
        </w:rPr>
        <w:t>。结果显示，任务1的估计相对误差和0有显著性差异，</w:t>
      </w:r>
      <w:r w:rsidRPr="009C4565">
        <w:rPr>
          <w:rFonts w:hint="eastAsia"/>
          <w:i/>
          <w:iCs/>
          <w:szCs w:val="21"/>
        </w:rPr>
        <w:t>t</w:t>
      </w:r>
      <w:r>
        <w:rPr>
          <w:szCs w:val="21"/>
        </w:rPr>
        <w:t xml:space="preserve">=-8.386, </w:t>
      </w:r>
      <w:r w:rsidRPr="009C4565">
        <w:rPr>
          <w:i/>
          <w:iCs/>
          <w:szCs w:val="21"/>
        </w:rPr>
        <w:t>df</w:t>
      </w:r>
      <w:r>
        <w:rPr>
          <w:szCs w:val="21"/>
        </w:rPr>
        <w:t xml:space="preserve">=322, </w:t>
      </w:r>
      <w:r w:rsidRPr="009C4565">
        <w:rPr>
          <w:i/>
          <w:iCs/>
          <w:szCs w:val="21"/>
        </w:rPr>
        <w:t>p</w:t>
      </w:r>
      <w:r>
        <w:rPr>
          <w:szCs w:val="21"/>
        </w:rPr>
        <w:t>&lt;.001</w:t>
      </w:r>
      <w:r>
        <w:rPr>
          <w:rFonts w:hint="eastAsia"/>
          <w:szCs w:val="21"/>
        </w:rPr>
        <w:t>；</w:t>
      </w:r>
      <w:r w:rsidR="009C4565">
        <w:rPr>
          <w:rFonts w:hint="eastAsia"/>
          <w:szCs w:val="21"/>
        </w:rPr>
        <w:t>任务2的估计相对误差和0有显著性差异，</w:t>
      </w:r>
      <w:r w:rsidR="009C4565" w:rsidRPr="009C4565">
        <w:rPr>
          <w:rFonts w:hint="eastAsia"/>
          <w:i/>
          <w:iCs/>
          <w:szCs w:val="21"/>
        </w:rPr>
        <w:t>t</w:t>
      </w:r>
      <w:r w:rsidR="009C4565">
        <w:rPr>
          <w:szCs w:val="21"/>
        </w:rPr>
        <w:t xml:space="preserve">=6.065, </w:t>
      </w:r>
      <w:r w:rsidR="009C4565" w:rsidRPr="009C4565">
        <w:rPr>
          <w:i/>
          <w:iCs/>
          <w:szCs w:val="21"/>
        </w:rPr>
        <w:t>df</w:t>
      </w:r>
      <w:r w:rsidR="009C4565">
        <w:rPr>
          <w:szCs w:val="21"/>
        </w:rPr>
        <w:t xml:space="preserve">=322, </w:t>
      </w:r>
      <w:r w:rsidR="009C4565" w:rsidRPr="009C4565">
        <w:rPr>
          <w:i/>
          <w:iCs/>
          <w:szCs w:val="21"/>
        </w:rPr>
        <w:t>p</w:t>
      </w:r>
      <w:r w:rsidR="009C4565">
        <w:rPr>
          <w:szCs w:val="21"/>
        </w:rPr>
        <w:t>&lt;.001</w:t>
      </w:r>
      <w:r w:rsidR="009C4565">
        <w:rPr>
          <w:rFonts w:hint="eastAsia"/>
          <w:szCs w:val="21"/>
        </w:rPr>
        <w:t>；任务</w:t>
      </w:r>
      <w:r w:rsidR="009C4565">
        <w:rPr>
          <w:szCs w:val="21"/>
        </w:rPr>
        <w:t>3</w:t>
      </w:r>
      <w:r w:rsidR="009C4565">
        <w:rPr>
          <w:rFonts w:hint="eastAsia"/>
          <w:szCs w:val="21"/>
        </w:rPr>
        <w:t>的估计相对误差和0有显著性差异，</w:t>
      </w:r>
      <w:r w:rsidR="009C4565" w:rsidRPr="009C4565">
        <w:rPr>
          <w:rFonts w:hint="eastAsia"/>
          <w:i/>
          <w:iCs/>
          <w:szCs w:val="21"/>
        </w:rPr>
        <w:t>t</w:t>
      </w:r>
      <w:r w:rsidR="009C4565">
        <w:rPr>
          <w:szCs w:val="21"/>
        </w:rPr>
        <w:t xml:space="preserve">=-8.891, </w:t>
      </w:r>
      <w:r w:rsidR="009C4565" w:rsidRPr="009C4565">
        <w:rPr>
          <w:i/>
          <w:iCs/>
          <w:szCs w:val="21"/>
        </w:rPr>
        <w:t>df</w:t>
      </w:r>
      <w:r w:rsidR="009C4565">
        <w:rPr>
          <w:szCs w:val="21"/>
        </w:rPr>
        <w:t xml:space="preserve">=323, </w:t>
      </w:r>
      <w:r w:rsidR="009C4565" w:rsidRPr="009C4565">
        <w:rPr>
          <w:i/>
          <w:iCs/>
          <w:szCs w:val="21"/>
        </w:rPr>
        <w:t>p</w:t>
      </w:r>
      <w:r w:rsidR="009C4565">
        <w:rPr>
          <w:szCs w:val="21"/>
        </w:rPr>
        <w:t>&lt;.001</w:t>
      </w:r>
      <w:r w:rsidR="009C4565">
        <w:rPr>
          <w:rFonts w:hint="eastAsia"/>
          <w:szCs w:val="21"/>
        </w:rPr>
        <w:t>；任务4的估计相对误差和0有显著性差异，</w:t>
      </w:r>
      <w:r w:rsidR="009C4565" w:rsidRPr="009C4565">
        <w:rPr>
          <w:rFonts w:hint="eastAsia"/>
          <w:i/>
          <w:iCs/>
          <w:szCs w:val="21"/>
        </w:rPr>
        <w:t>t</w:t>
      </w:r>
      <w:r w:rsidR="009C4565">
        <w:rPr>
          <w:szCs w:val="21"/>
        </w:rPr>
        <w:t xml:space="preserve">=5.050, </w:t>
      </w:r>
      <w:r w:rsidR="009C4565" w:rsidRPr="009C4565">
        <w:rPr>
          <w:i/>
          <w:iCs/>
          <w:szCs w:val="21"/>
        </w:rPr>
        <w:t>df=</w:t>
      </w:r>
      <w:r w:rsidR="009C4565">
        <w:rPr>
          <w:szCs w:val="21"/>
        </w:rPr>
        <w:t xml:space="preserve">323, </w:t>
      </w:r>
      <w:r w:rsidR="009C4565" w:rsidRPr="009C4565">
        <w:rPr>
          <w:i/>
          <w:iCs/>
          <w:szCs w:val="21"/>
        </w:rPr>
        <w:t>p</w:t>
      </w:r>
      <w:r w:rsidR="009C4565">
        <w:rPr>
          <w:szCs w:val="21"/>
        </w:rPr>
        <w:t>&lt;.001</w:t>
      </w:r>
      <w:r w:rsidR="009C4565">
        <w:rPr>
          <w:rFonts w:hint="eastAsia"/>
          <w:szCs w:val="21"/>
        </w:rPr>
        <w:t>；任务5的估计相对误差和0有显著性差异，</w:t>
      </w:r>
      <w:r w:rsidR="009C4565" w:rsidRPr="009C4565">
        <w:rPr>
          <w:rFonts w:hint="eastAsia"/>
          <w:i/>
          <w:iCs/>
          <w:szCs w:val="21"/>
        </w:rPr>
        <w:t>t</w:t>
      </w:r>
      <w:r w:rsidR="009C4565">
        <w:rPr>
          <w:szCs w:val="21"/>
        </w:rPr>
        <w:t xml:space="preserve">=-11.057, </w:t>
      </w:r>
      <w:r w:rsidR="009C4565" w:rsidRPr="009C4565">
        <w:rPr>
          <w:i/>
          <w:iCs/>
          <w:szCs w:val="21"/>
        </w:rPr>
        <w:t>df</w:t>
      </w:r>
      <w:r w:rsidR="009C4565">
        <w:rPr>
          <w:szCs w:val="21"/>
        </w:rPr>
        <w:t xml:space="preserve">=323, </w:t>
      </w:r>
      <w:r w:rsidR="009C4565" w:rsidRPr="009C4565">
        <w:rPr>
          <w:i/>
          <w:iCs/>
          <w:szCs w:val="21"/>
        </w:rPr>
        <w:t>p</w:t>
      </w:r>
      <w:r w:rsidR="009C4565">
        <w:rPr>
          <w:szCs w:val="21"/>
        </w:rPr>
        <w:t>&lt;.001</w:t>
      </w:r>
      <w:r w:rsidR="009C4565">
        <w:rPr>
          <w:rFonts w:hint="eastAsia"/>
          <w:szCs w:val="21"/>
        </w:rPr>
        <w:t>；任务6（平面运动，8</w:t>
      </w:r>
      <w:r w:rsidR="009C4565">
        <w:rPr>
          <w:szCs w:val="21"/>
        </w:rPr>
        <w:t>0</w:t>
      </w:r>
      <w:r w:rsidR="009C4565">
        <w:rPr>
          <w:rFonts w:hint="eastAsia"/>
          <w:szCs w:val="21"/>
        </w:rPr>
        <w:t>像素点/</w:t>
      </w:r>
      <w:r w:rsidR="009C4565">
        <w:rPr>
          <w:szCs w:val="21"/>
        </w:rPr>
        <w:t>s</w:t>
      </w:r>
      <w:r w:rsidR="009C4565">
        <w:rPr>
          <w:rFonts w:hint="eastAsia"/>
          <w:szCs w:val="21"/>
        </w:rPr>
        <w:t>）的估计相对误差和0没有显著性差异，</w:t>
      </w:r>
      <w:r w:rsidR="009C4565" w:rsidRPr="009C4565">
        <w:rPr>
          <w:i/>
          <w:iCs/>
          <w:szCs w:val="21"/>
        </w:rPr>
        <w:t>t</w:t>
      </w:r>
      <w:r w:rsidR="009C4565">
        <w:rPr>
          <w:szCs w:val="21"/>
        </w:rPr>
        <w:t xml:space="preserve">=-1.482, </w:t>
      </w:r>
      <w:r w:rsidR="009C4565" w:rsidRPr="009C4565">
        <w:rPr>
          <w:i/>
          <w:iCs/>
          <w:szCs w:val="21"/>
        </w:rPr>
        <w:t>df</w:t>
      </w:r>
      <w:r w:rsidR="009C4565">
        <w:rPr>
          <w:szCs w:val="21"/>
        </w:rPr>
        <w:t xml:space="preserve">=323, </w:t>
      </w:r>
      <w:r w:rsidR="009C4565" w:rsidRPr="009C4565">
        <w:rPr>
          <w:i/>
          <w:iCs/>
          <w:szCs w:val="21"/>
        </w:rPr>
        <w:t>p</w:t>
      </w:r>
      <w:r w:rsidR="009C4565">
        <w:rPr>
          <w:szCs w:val="21"/>
        </w:rPr>
        <w:t>=.139&gt;.05</w:t>
      </w:r>
      <w:r w:rsidR="009C4565">
        <w:rPr>
          <w:rFonts w:hint="eastAsia"/>
          <w:szCs w:val="21"/>
        </w:rPr>
        <w:t>。</w:t>
      </w:r>
    </w:p>
    <w:p w14:paraId="0263D745" w14:textId="2444658E" w:rsidR="004C3E3A" w:rsidRDefault="004C3E3A" w:rsidP="00472134">
      <w:pPr>
        <w:ind w:firstLine="420"/>
        <w:rPr>
          <w:szCs w:val="21"/>
        </w:rPr>
      </w:pPr>
      <w:commentRangeStart w:id="28"/>
      <w:r>
        <w:rPr>
          <w:rFonts w:hint="eastAsia"/>
          <w:szCs w:val="21"/>
        </w:rPr>
        <w:t>对单个任务中的两个相反运动方向的数据使用配对样本t检验进行分析。</w:t>
      </w:r>
      <w:commentRangeEnd w:id="28"/>
      <w:r w:rsidR="00956065">
        <w:rPr>
          <w:rStyle w:val="aa"/>
        </w:rPr>
        <w:commentReference w:id="28"/>
      </w:r>
      <w:r>
        <w:rPr>
          <w:rFonts w:hint="eastAsia"/>
          <w:szCs w:val="21"/>
        </w:rPr>
        <w:t>结果显示</w:t>
      </w:r>
      <w:r w:rsidR="00AD55AD">
        <w:rPr>
          <w:rFonts w:hint="eastAsia"/>
          <w:szCs w:val="21"/>
        </w:rPr>
        <w:t>，任务1的两个运动方向的估计相对误差没有显著性差异，</w:t>
      </w:r>
      <w:r w:rsidR="00AD55AD" w:rsidRPr="00F035B9">
        <w:rPr>
          <w:rFonts w:hint="eastAsia"/>
          <w:i/>
          <w:iCs/>
          <w:szCs w:val="21"/>
        </w:rPr>
        <w:t>t</w:t>
      </w:r>
      <w:r w:rsidR="00AD55AD">
        <w:rPr>
          <w:szCs w:val="21"/>
        </w:rPr>
        <w:t xml:space="preserve">=-.020, </w:t>
      </w:r>
      <w:r w:rsidR="00AD55AD" w:rsidRPr="00F035B9">
        <w:rPr>
          <w:i/>
          <w:iCs/>
          <w:szCs w:val="21"/>
        </w:rPr>
        <w:t>df</w:t>
      </w:r>
      <w:r w:rsidR="00AD55AD">
        <w:rPr>
          <w:szCs w:val="21"/>
        </w:rPr>
        <w:t xml:space="preserve">=158, </w:t>
      </w:r>
      <w:r w:rsidR="00AD55AD" w:rsidRPr="00F035B9">
        <w:rPr>
          <w:i/>
          <w:iCs/>
          <w:szCs w:val="21"/>
        </w:rPr>
        <w:t>p</w:t>
      </w:r>
      <w:r w:rsidR="00AD55AD">
        <w:rPr>
          <w:szCs w:val="21"/>
        </w:rPr>
        <w:t>=.984</w:t>
      </w:r>
      <w:r w:rsidR="00AD55AD">
        <w:rPr>
          <w:rFonts w:hint="eastAsia"/>
          <w:szCs w:val="21"/>
        </w:rPr>
        <w:t>；任务2的两个运动方向的估计相对误差没有显著性差异，</w:t>
      </w:r>
      <w:r w:rsidR="00AD55AD" w:rsidRPr="00F035B9">
        <w:rPr>
          <w:rFonts w:hint="eastAsia"/>
          <w:i/>
          <w:iCs/>
          <w:szCs w:val="21"/>
        </w:rPr>
        <w:t>t</w:t>
      </w:r>
      <w:r w:rsidR="00AD55AD">
        <w:rPr>
          <w:szCs w:val="21"/>
        </w:rPr>
        <w:t xml:space="preserve">=.507, </w:t>
      </w:r>
      <w:r w:rsidR="00AD55AD" w:rsidRPr="00F035B9">
        <w:rPr>
          <w:i/>
          <w:iCs/>
          <w:szCs w:val="21"/>
        </w:rPr>
        <w:t>df</w:t>
      </w:r>
      <w:r w:rsidR="00AD55AD">
        <w:rPr>
          <w:szCs w:val="21"/>
        </w:rPr>
        <w:t xml:space="preserve">=159, </w:t>
      </w:r>
      <w:r w:rsidR="00AD55AD" w:rsidRPr="00F035B9">
        <w:rPr>
          <w:i/>
          <w:iCs/>
          <w:szCs w:val="21"/>
        </w:rPr>
        <w:t>p</w:t>
      </w:r>
      <w:r w:rsidR="00AD55AD">
        <w:rPr>
          <w:szCs w:val="21"/>
        </w:rPr>
        <w:t>=.613</w:t>
      </w:r>
      <w:r w:rsidR="00AD55AD">
        <w:rPr>
          <w:rFonts w:hint="eastAsia"/>
          <w:szCs w:val="21"/>
        </w:rPr>
        <w:t>；</w:t>
      </w:r>
      <w:r w:rsidR="005814F9">
        <w:rPr>
          <w:rFonts w:hint="eastAsia"/>
          <w:szCs w:val="21"/>
        </w:rPr>
        <w:t>任务</w:t>
      </w:r>
      <w:r w:rsidR="005814F9">
        <w:rPr>
          <w:szCs w:val="21"/>
        </w:rPr>
        <w:t>3</w:t>
      </w:r>
      <w:r w:rsidR="005814F9">
        <w:rPr>
          <w:rFonts w:hint="eastAsia"/>
          <w:szCs w:val="21"/>
        </w:rPr>
        <w:t>的两个运动方向的估计误差没有显著性差异，</w:t>
      </w:r>
      <w:r w:rsidR="005814F9" w:rsidRPr="00F035B9">
        <w:rPr>
          <w:rFonts w:hint="eastAsia"/>
          <w:i/>
          <w:iCs/>
          <w:szCs w:val="21"/>
        </w:rPr>
        <w:t>t</w:t>
      </w:r>
      <w:r w:rsidR="005814F9">
        <w:rPr>
          <w:szCs w:val="21"/>
        </w:rPr>
        <w:t xml:space="preserve">=-.574, </w:t>
      </w:r>
      <w:r w:rsidR="005814F9" w:rsidRPr="00F035B9">
        <w:rPr>
          <w:i/>
          <w:iCs/>
          <w:szCs w:val="21"/>
        </w:rPr>
        <w:t>df</w:t>
      </w:r>
      <w:r w:rsidR="005814F9">
        <w:rPr>
          <w:szCs w:val="21"/>
        </w:rPr>
        <w:t xml:space="preserve">=159, </w:t>
      </w:r>
      <w:r w:rsidR="005814F9" w:rsidRPr="00F035B9">
        <w:rPr>
          <w:i/>
          <w:iCs/>
          <w:szCs w:val="21"/>
        </w:rPr>
        <w:t>p</w:t>
      </w:r>
      <w:r w:rsidR="005814F9">
        <w:rPr>
          <w:szCs w:val="21"/>
        </w:rPr>
        <w:t>=.567</w:t>
      </w:r>
      <w:r w:rsidR="005814F9">
        <w:rPr>
          <w:rFonts w:hint="eastAsia"/>
          <w:szCs w:val="21"/>
        </w:rPr>
        <w:t>；任务4</w:t>
      </w:r>
      <w:r w:rsidR="00F035B9">
        <w:rPr>
          <w:rFonts w:hint="eastAsia"/>
          <w:szCs w:val="21"/>
        </w:rPr>
        <w:t>（垂直运动，8</w:t>
      </w:r>
      <w:r w:rsidR="00F035B9">
        <w:rPr>
          <w:szCs w:val="21"/>
        </w:rPr>
        <w:t>0</w:t>
      </w:r>
      <w:r w:rsidR="00F035B9">
        <w:rPr>
          <w:rFonts w:hint="eastAsia"/>
          <w:szCs w:val="21"/>
        </w:rPr>
        <w:t>像素点</w:t>
      </w:r>
      <w:r w:rsidR="00F035B9">
        <w:rPr>
          <w:rFonts w:hint="eastAsia"/>
          <w:szCs w:val="21"/>
        </w:rPr>
        <w:lastRenderedPageBreak/>
        <w:t>/</w:t>
      </w:r>
      <w:r w:rsidR="00F035B9">
        <w:rPr>
          <w:szCs w:val="21"/>
        </w:rPr>
        <w:t>s</w:t>
      </w:r>
      <w:r w:rsidR="00F035B9">
        <w:rPr>
          <w:rFonts w:hint="eastAsia"/>
          <w:szCs w:val="21"/>
        </w:rPr>
        <w:t>）</w:t>
      </w:r>
      <w:r w:rsidR="005814F9">
        <w:rPr>
          <w:rFonts w:hint="eastAsia"/>
          <w:szCs w:val="21"/>
        </w:rPr>
        <w:t>的两个运动方向的估计相对误差存在显著性差异，</w:t>
      </w:r>
      <w:r w:rsidR="00F035B9">
        <w:rPr>
          <w:rFonts w:hint="eastAsia"/>
          <w:szCs w:val="21"/>
        </w:rPr>
        <w:t>从上到下的估计相对误差显著低于从下到上，</w:t>
      </w:r>
      <w:r w:rsidR="005814F9" w:rsidRPr="00F035B9">
        <w:rPr>
          <w:rFonts w:hint="eastAsia"/>
          <w:i/>
          <w:iCs/>
          <w:szCs w:val="21"/>
        </w:rPr>
        <w:t>t</w:t>
      </w:r>
      <w:r w:rsidR="005814F9">
        <w:rPr>
          <w:szCs w:val="21"/>
        </w:rPr>
        <w:t xml:space="preserve">=-3.286, </w:t>
      </w:r>
      <w:r w:rsidR="005814F9" w:rsidRPr="00F035B9">
        <w:rPr>
          <w:i/>
          <w:iCs/>
          <w:szCs w:val="21"/>
        </w:rPr>
        <w:t>df</w:t>
      </w:r>
      <w:r w:rsidR="005814F9">
        <w:rPr>
          <w:szCs w:val="21"/>
        </w:rPr>
        <w:t xml:space="preserve">=160, </w:t>
      </w:r>
      <w:r w:rsidR="005814F9" w:rsidRPr="00F035B9">
        <w:rPr>
          <w:i/>
          <w:iCs/>
          <w:szCs w:val="21"/>
        </w:rPr>
        <w:t>p</w:t>
      </w:r>
      <w:r w:rsidR="005814F9">
        <w:rPr>
          <w:szCs w:val="21"/>
        </w:rPr>
        <w:t>=.002</w:t>
      </w:r>
      <w:r w:rsidR="005814F9">
        <w:rPr>
          <w:rFonts w:hint="eastAsia"/>
          <w:szCs w:val="21"/>
        </w:rPr>
        <w:t>；任务</w:t>
      </w:r>
      <w:r w:rsidR="00F035B9">
        <w:rPr>
          <w:rFonts w:hint="eastAsia"/>
          <w:szCs w:val="21"/>
        </w:rPr>
        <w:t>5的两个方向没有显著性差异，</w:t>
      </w:r>
      <w:r w:rsidR="00F035B9" w:rsidRPr="00F035B9">
        <w:rPr>
          <w:rFonts w:hint="eastAsia"/>
          <w:i/>
          <w:iCs/>
          <w:szCs w:val="21"/>
        </w:rPr>
        <w:t>t</w:t>
      </w:r>
      <w:r w:rsidR="00F035B9">
        <w:rPr>
          <w:szCs w:val="21"/>
        </w:rPr>
        <w:t xml:space="preserve">=-.208, </w:t>
      </w:r>
      <w:r w:rsidR="00F035B9" w:rsidRPr="00F035B9">
        <w:rPr>
          <w:i/>
          <w:iCs/>
          <w:szCs w:val="21"/>
        </w:rPr>
        <w:t>df=</w:t>
      </w:r>
      <w:r w:rsidR="00F035B9">
        <w:rPr>
          <w:szCs w:val="21"/>
        </w:rPr>
        <w:t>159,</w:t>
      </w:r>
      <w:r w:rsidR="00F035B9" w:rsidRPr="00F035B9">
        <w:rPr>
          <w:i/>
          <w:iCs/>
          <w:szCs w:val="21"/>
        </w:rPr>
        <w:t xml:space="preserve"> p</w:t>
      </w:r>
      <w:r w:rsidR="00F035B9">
        <w:rPr>
          <w:szCs w:val="21"/>
        </w:rPr>
        <w:t>=.836</w:t>
      </w:r>
      <w:r w:rsidR="00F035B9">
        <w:rPr>
          <w:rFonts w:hint="eastAsia"/>
          <w:szCs w:val="21"/>
        </w:rPr>
        <w:t>；任务6的两个方向没有显著性差异，</w:t>
      </w:r>
      <w:r w:rsidR="00F035B9" w:rsidRPr="00F035B9">
        <w:rPr>
          <w:rFonts w:hint="eastAsia"/>
          <w:i/>
          <w:iCs/>
          <w:szCs w:val="21"/>
        </w:rPr>
        <w:t>t</w:t>
      </w:r>
      <w:r w:rsidR="00F035B9">
        <w:rPr>
          <w:szCs w:val="21"/>
        </w:rPr>
        <w:t xml:space="preserve">=-.129, </w:t>
      </w:r>
      <w:r w:rsidR="00F035B9" w:rsidRPr="00F035B9">
        <w:rPr>
          <w:i/>
          <w:iCs/>
          <w:szCs w:val="21"/>
        </w:rPr>
        <w:t>df</w:t>
      </w:r>
      <w:r w:rsidR="00F035B9">
        <w:rPr>
          <w:szCs w:val="21"/>
        </w:rPr>
        <w:t xml:space="preserve">=160, </w:t>
      </w:r>
      <w:r w:rsidR="00F035B9" w:rsidRPr="00F035B9">
        <w:rPr>
          <w:i/>
          <w:iCs/>
          <w:szCs w:val="21"/>
        </w:rPr>
        <w:t>p</w:t>
      </w:r>
      <w:r w:rsidR="00F035B9">
        <w:rPr>
          <w:szCs w:val="21"/>
        </w:rPr>
        <w:t>=.897</w:t>
      </w:r>
      <w:r w:rsidR="00F035B9">
        <w:rPr>
          <w:rFonts w:hint="eastAsia"/>
          <w:szCs w:val="21"/>
        </w:rPr>
        <w:t>。</w:t>
      </w:r>
    </w:p>
    <w:p w14:paraId="03DFBD4F" w14:textId="3F0EFD4A" w:rsidR="0077630A" w:rsidRDefault="00C26EEE" w:rsidP="0077630A">
      <w:pPr>
        <w:rPr>
          <w:rFonts w:ascii="宋体" w:eastAsia="宋体" w:hAnsi="宋体"/>
          <w:sz w:val="32"/>
          <w:szCs w:val="32"/>
        </w:rPr>
      </w:pPr>
      <w:r>
        <w:rPr>
          <w:rFonts w:ascii="宋体" w:eastAsia="宋体" w:hAnsi="宋体"/>
          <w:sz w:val="32"/>
          <w:szCs w:val="32"/>
        </w:rPr>
        <w:t>4</w:t>
      </w:r>
      <w:r w:rsidR="0077630A" w:rsidRPr="00F96C2F">
        <w:rPr>
          <w:rFonts w:ascii="宋体" w:eastAsia="宋体" w:hAnsi="宋体"/>
          <w:sz w:val="32"/>
          <w:szCs w:val="32"/>
        </w:rPr>
        <w:t xml:space="preserve"> </w:t>
      </w:r>
      <w:r>
        <w:rPr>
          <w:rFonts w:ascii="宋体" w:eastAsia="宋体" w:hAnsi="宋体" w:hint="eastAsia"/>
          <w:sz w:val="32"/>
          <w:szCs w:val="32"/>
        </w:rPr>
        <w:t>分析与讨论</w:t>
      </w:r>
    </w:p>
    <w:p w14:paraId="6EF8C11D" w14:textId="7BA3D08F" w:rsidR="0077630A" w:rsidRDefault="009C4565" w:rsidP="00472134">
      <w:pPr>
        <w:ind w:firstLine="420"/>
        <w:rPr>
          <w:szCs w:val="21"/>
        </w:rPr>
      </w:pPr>
      <w:r>
        <w:rPr>
          <w:rFonts w:hint="eastAsia"/>
          <w:szCs w:val="21"/>
        </w:rPr>
        <w:t>本实验结果显示，运动类型和速度的主效应显著，说明运动类型和速度对速度知觉有显著性影响，与预期结果相符。</w:t>
      </w:r>
      <w:r w:rsidR="002A20AD">
        <w:rPr>
          <w:rFonts w:hint="eastAsia"/>
          <w:szCs w:val="21"/>
        </w:rPr>
        <w:t>通过将各任务的估计相对误差与0进行单样本t检验，得到的结果表明任务1</w:t>
      </w:r>
      <w:r w:rsidR="002A20AD">
        <w:rPr>
          <w:szCs w:val="21"/>
        </w:rPr>
        <w:t>~5</w:t>
      </w:r>
      <w:r w:rsidR="002A20AD">
        <w:rPr>
          <w:rFonts w:hint="eastAsia"/>
          <w:szCs w:val="21"/>
        </w:rPr>
        <w:t>的速度知觉</w:t>
      </w:r>
      <w:r w:rsidR="004B322F">
        <w:rPr>
          <w:rFonts w:hint="eastAsia"/>
          <w:szCs w:val="21"/>
        </w:rPr>
        <w:t>和实际速度有显著差异</w:t>
      </w:r>
      <w:r w:rsidR="002A20AD">
        <w:rPr>
          <w:rFonts w:hint="eastAsia"/>
          <w:szCs w:val="21"/>
        </w:rPr>
        <w:t>，而任务6（平面运动，8</w:t>
      </w:r>
      <w:r w:rsidR="002A20AD">
        <w:rPr>
          <w:szCs w:val="21"/>
        </w:rPr>
        <w:t>0</w:t>
      </w:r>
      <w:r w:rsidR="002A20AD">
        <w:rPr>
          <w:rFonts w:hint="eastAsia"/>
          <w:szCs w:val="21"/>
        </w:rPr>
        <w:t>像素点/</w:t>
      </w:r>
      <w:r w:rsidR="002A20AD">
        <w:rPr>
          <w:szCs w:val="21"/>
        </w:rPr>
        <w:t>s</w:t>
      </w:r>
      <w:r w:rsidR="002A20AD">
        <w:rPr>
          <w:rFonts w:hint="eastAsia"/>
          <w:szCs w:val="21"/>
        </w:rPr>
        <w:t>）的速度知觉准确。除任务4（垂直运动，8</w:t>
      </w:r>
      <w:r w:rsidR="002A20AD">
        <w:rPr>
          <w:szCs w:val="21"/>
        </w:rPr>
        <w:t>0</w:t>
      </w:r>
      <w:r w:rsidR="002A20AD">
        <w:rPr>
          <w:rFonts w:hint="eastAsia"/>
          <w:szCs w:val="21"/>
        </w:rPr>
        <w:t>像素点/</w:t>
      </w:r>
      <w:r w:rsidR="002A20AD">
        <w:rPr>
          <w:szCs w:val="21"/>
        </w:rPr>
        <w:t>s</w:t>
      </w:r>
      <w:r w:rsidR="002A20AD">
        <w:rPr>
          <w:rFonts w:hint="eastAsia"/>
          <w:szCs w:val="21"/>
        </w:rPr>
        <w:t>）外，其余任务的两个相反运动水平下的估计相对误差均没有显著性差异。</w:t>
      </w:r>
    </w:p>
    <w:p w14:paraId="463C0BC8" w14:textId="76D993A8" w:rsidR="009B2C53" w:rsidRDefault="009B2C53" w:rsidP="00472134">
      <w:pPr>
        <w:ind w:firstLine="420"/>
        <w:rPr>
          <w:szCs w:val="21"/>
        </w:rPr>
      </w:pPr>
      <w:r>
        <w:rPr>
          <w:rFonts w:hint="eastAsia"/>
          <w:szCs w:val="21"/>
        </w:rPr>
        <w:t>成对比较的结果显示，水平和垂直运动的估计相对误差没有显著性差异，而平面运动的速度估计比水平和垂直运动更准确。本实验中的水平和垂直运动都是在一个平面内的运动，而平面运动</w:t>
      </w:r>
      <w:r w:rsidR="009E5E63">
        <w:rPr>
          <w:rFonts w:hint="eastAsia"/>
          <w:szCs w:val="21"/>
        </w:rPr>
        <w:t>是在不同平面间的空间运动，我们合理推测，人类的视觉系统对空间运动的速度知觉比二维的平面运动更加准确。</w:t>
      </w:r>
    </w:p>
    <w:p w14:paraId="767F5E69" w14:textId="4E3D8773" w:rsidR="002A20AD" w:rsidRDefault="001618AA" w:rsidP="00472134">
      <w:pPr>
        <w:ind w:firstLine="420"/>
      </w:pPr>
      <w:r>
        <w:rPr>
          <w:rFonts w:hint="eastAsia"/>
          <w:szCs w:val="21"/>
        </w:rPr>
        <w:t>我们</w:t>
      </w:r>
      <w:r w:rsidR="00E72EA6">
        <w:rPr>
          <w:rFonts w:hint="eastAsia"/>
          <w:szCs w:val="21"/>
        </w:rPr>
        <w:t>进一步观察</w:t>
      </w:r>
      <w:r w:rsidR="008533B7">
        <w:rPr>
          <w:rFonts w:hint="eastAsia"/>
          <w:szCs w:val="21"/>
        </w:rPr>
        <w:t>各任务数据与0的</w:t>
      </w:r>
      <w:r>
        <w:rPr>
          <w:rFonts w:hint="eastAsia"/>
          <w:szCs w:val="21"/>
        </w:rPr>
        <w:t>单样本t检验的结果</w:t>
      </w:r>
      <w:r w:rsidR="00AA21E8">
        <w:rPr>
          <w:rFonts w:hint="eastAsia"/>
          <w:szCs w:val="21"/>
        </w:rPr>
        <w:t>发现，速度为4</w:t>
      </w:r>
      <w:r w:rsidR="00AA21E8">
        <w:rPr>
          <w:szCs w:val="21"/>
        </w:rPr>
        <w:t>0</w:t>
      </w:r>
      <w:r w:rsidR="00AA21E8">
        <w:rPr>
          <w:rFonts w:hint="eastAsia"/>
          <w:szCs w:val="21"/>
        </w:rPr>
        <w:t>像素点/</w:t>
      </w:r>
      <w:r w:rsidR="00AA21E8">
        <w:rPr>
          <w:szCs w:val="21"/>
        </w:rPr>
        <w:t>s</w:t>
      </w:r>
      <w:r w:rsidR="00AA21E8">
        <w:rPr>
          <w:rFonts w:hint="eastAsia"/>
          <w:szCs w:val="21"/>
        </w:rPr>
        <w:t>的运动（任务1、任务</w:t>
      </w:r>
      <w:r w:rsidR="00AA21E8">
        <w:rPr>
          <w:szCs w:val="21"/>
        </w:rPr>
        <w:t>3</w:t>
      </w:r>
      <w:r w:rsidR="00AA21E8">
        <w:rPr>
          <w:rFonts w:hint="eastAsia"/>
          <w:szCs w:val="21"/>
        </w:rPr>
        <w:t>、任务5）的t值均为负</w:t>
      </w:r>
      <w:r w:rsidR="00E53390">
        <w:rPr>
          <w:rFonts w:hint="eastAsia"/>
          <w:szCs w:val="21"/>
        </w:rPr>
        <w:t>数</w:t>
      </w:r>
      <w:r w:rsidR="00AA21E8">
        <w:rPr>
          <w:rFonts w:hint="eastAsia"/>
          <w:szCs w:val="21"/>
        </w:rPr>
        <w:t>，而速度为</w:t>
      </w:r>
      <w:r w:rsidR="00E53390">
        <w:rPr>
          <w:rFonts w:hint="eastAsia"/>
          <w:szCs w:val="21"/>
        </w:rPr>
        <w:t>8</w:t>
      </w:r>
      <w:r w:rsidR="00E53390">
        <w:rPr>
          <w:szCs w:val="21"/>
        </w:rPr>
        <w:t>0</w:t>
      </w:r>
      <w:r w:rsidR="00E53390">
        <w:rPr>
          <w:rFonts w:hint="eastAsia"/>
          <w:szCs w:val="21"/>
        </w:rPr>
        <w:t>像素点且和0有显著性差异的运动（任务2、任务4）的t值均为正数。说明4</w:t>
      </w:r>
      <w:r w:rsidR="00E53390">
        <w:rPr>
          <w:szCs w:val="21"/>
        </w:rPr>
        <w:t>0</w:t>
      </w:r>
      <w:r w:rsidR="00E53390">
        <w:rPr>
          <w:rFonts w:hint="eastAsia"/>
          <w:szCs w:val="21"/>
        </w:rPr>
        <w:t>像素点/s的运动中人们倾向于高估速度，而8</w:t>
      </w:r>
      <w:r w:rsidR="00E53390">
        <w:rPr>
          <w:szCs w:val="21"/>
        </w:rPr>
        <w:t>0</w:t>
      </w:r>
      <w:r w:rsidR="00E53390">
        <w:rPr>
          <w:rFonts w:hint="eastAsia"/>
          <w:szCs w:val="21"/>
        </w:rPr>
        <w:t>像素点</w:t>
      </w:r>
      <w:r w:rsidR="00E53390">
        <w:rPr>
          <w:szCs w:val="21"/>
        </w:rPr>
        <w:t>/</w:t>
      </w:r>
      <w:r w:rsidR="00E53390">
        <w:rPr>
          <w:rFonts w:hint="eastAsia"/>
          <w:szCs w:val="21"/>
        </w:rPr>
        <w:t>s的运动中人们倾向于低估速度。</w:t>
      </w:r>
      <w:r w:rsidR="001448DC">
        <w:rPr>
          <w:rFonts w:hint="eastAsia"/>
          <w:szCs w:val="21"/>
        </w:rPr>
        <w:t>我们</w:t>
      </w:r>
      <w:r w:rsidR="009F2AFE">
        <w:rPr>
          <w:rFonts w:hint="eastAsia"/>
          <w:szCs w:val="21"/>
        </w:rPr>
        <w:t>推</w:t>
      </w:r>
      <w:r w:rsidR="001448DC">
        <w:rPr>
          <w:rFonts w:hint="eastAsia"/>
          <w:szCs w:val="21"/>
        </w:rPr>
        <w:t>测这是因为在速度知觉任务中，视觉上的线索不足以准确地估计速度，人们更依赖于先前的经验（</w:t>
      </w:r>
      <w:r w:rsidR="00910CB2">
        <w:rPr>
          <w:rFonts w:ascii="Arial" w:hAnsi="Arial" w:cs="Arial"/>
          <w:color w:val="222222"/>
          <w:sz w:val="20"/>
          <w:szCs w:val="20"/>
          <w:shd w:val="clear" w:color="auto" w:fill="FFFFFF"/>
        </w:rPr>
        <w:t>Torralba, A., 2003</w:t>
      </w:r>
      <w:r w:rsidR="001448DC">
        <w:rPr>
          <w:rFonts w:hint="eastAsia"/>
        </w:rPr>
        <w:t>），</w:t>
      </w:r>
      <w:commentRangeStart w:id="29"/>
      <w:r w:rsidR="001448DC">
        <w:rPr>
          <w:rFonts w:hint="eastAsia"/>
        </w:rPr>
        <w:t>而人们日常生活中经常接触的速度在某个范围内，这个范围大于4</w:t>
      </w:r>
      <w:r w:rsidR="001448DC">
        <w:t>0</w:t>
      </w:r>
      <w:r w:rsidR="001448DC">
        <w:rPr>
          <w:rFonts w:hint="eastAsia"/>
        </w:rPr>
        <w:t>像素点/</w:t>
      </w:r>
      <w:r w:rsidR="001448DC">
        <w:t>s</w:t>
      </w:r>
      <w:r w:rsidR="001448DC">
        <w:rPr>
          <w:rFonts w:hint="eastAsia"/>
        </w:rPr>
        <w:t>而</w:t>
      </w:r>
      <w:r w:rsidR="009B2C53">
        <w:rPr>
          <w:rFonts w:hint="eastAsia"/>
        </w:rPr>
        <w:t>低于8</w:t>
      </w:r>
      <w:r w:rsidR="009B2C53">
        <w:t>0</w:t>
      </w:r>
      <w:r w:rsidR="009B2C53">
        <w:rPr>
          <w:rFonts w:hint="eastAsia"/>
        </w:rPr>
        <w:t>像素点/</w:t>
      </w:r>
      <w:r w:rsidR="009B2C53">
        <w:t>s</w:t>
      </w:r>
      <w:r w:rsidR="009B2C53">
        <w:rPr>
          <w:rFonts w:hint="eastAsia"/>
        </w:rPr>
        <w:t>，</w:t>
      </w:r>
      <w:commentRangeEnd w:id="29"/>
      <w:r w:rsidR="00C17070">
        <w:rPr>
          <w:rStyle w:val="aa"/>
        </w:rPr>
        <w:commentReference w:id="29"/>
      </w:r>
      <w:r w:rsidR="00910CB2">
        <w:rPr>
          <w:rFonts w:hint="eastAsia"/>
        </w:rPr>
        <w:t>被试参照这个范围进行速度估计，</w:t>
      </w:r>
      <w:r w:rsidR="009B2C53">
        <w:rPr>
          <w:rFonts w:hint="eastAsia"/>
        </w:rPr>
        <w:t>所以导致了相同速度下方向一致的有偏估计。这个范围具体是从多少到多少，还有待进一步地研究。</w:t>
      </w:r>
    </w:p>
    <w:p w14:paraId="7FE57EB5" w14:textId="2A66D1B2" w:rsidR="009B2C53" w:rsidRDefault="009E5E63" w:rsidP="00472134">
      <w:pPr>
        <w:ind w:firstLine="420"/>
        <w:rPr>
          <w:szCs w:val="21"/>
        </w:rPr>
      </w:pPr>
      <w:r>
        <w:rPr>
          <w:rFonts w:hint="eastAsia"/>
          <w:szCs w:val="21"/>
        </w:rPr>
        <w:t>关于任务4（垂直运动，8</w:t>
      </w:r>
      <w:r>
        <w:rPr>
          <w:szCs w:val="21"/>
        </w:rPr>
        <w:t>0</w:t>
      </w:r>
      <w:r>
        <w:rPr>
          <w:rFonts w:hint="eastAsia"/>
          <w:szCs w:val="21"/>
        </w:rPr>
        <w:t>像素点/</w:t>
      </w:r>
      <w:r>
        <w:rPr>
          <w:szCs w:val="21"/>
        </w:rPr>
        <w:t>s</w:t>
      </w:r>
      <w:r>
        <w:rPr>
          <w:rFonts w:hint="eastAsia"/>
          <w:szCs w:val="21"/>
        </w:rPr>
        <w:t>）的两个相反运动方向</w:t>
      </w:r>
      <w:r w:rsidR="009F2AFE">
        <w:rPr>
          <w:rFonts w:hint="eastAsia"/>
          <w:szCs w:val="21"/>
        </w:rPr>
        <w:t>（从上到下/从下到上）</w:t>
      </w:r>
      <w:r>
        <w:rPr>
          <w:rFonts w:hint="eastAsia"/>
          <w:szCs w:val="21"/>
        </w:rPr>
        <w:t>的估计相对误差存在显著性差异的实验结果，我们认为可以解释为，</w:t>
      </w:r>
      <w:r w:rsidR="009F2AFE">
        <w:rPr>
          <w:rFonts w:hint="eastAsia"/>
          <w:szCs w:val="21"/>
        </w:rPr>
        <w:t>人们在日常生活中更熟悉的是从上到下的运动（比如东西的掉落），而对从下到上的运动不那么熟悉，对运动的熟悉程度影响了速度知觉的准确性，更熟悉的</w:t>
      </w:r>
      <w:r w:rsidR="00637278">
        <w:rPr>
          <w:rFonts w:hint="eastAsia"/>
          <w:szCs w:val="21"/>
        </w:rPr>
        <w:t>任务中估计</w:t>
      </w:r>
      <w:r w:rsidR="009F2AFE">
        <w:rPr>
          <w:rFonts w:hint="eastAsia"/>
          <w:szCs w:val="21"/>
        </w:rPr>
        <w:t>准确性更高。至于为什么任务2（垂直运动，4</w:t>
      </w:r>
      <w:r w:rsidR="009F2AFE">
        <w:rPr>
          <w:szCs w:val="21"/>
        </w:rPr>
        <w:t>0</w:t>
      </w:r>
      <w:r w:rsidR="009F2AFE">
        <w:rPr>
          <w:rFonts w:hint="eastAsia"/>
          <w:szCs w:val="21"/>
        </w:rPr>
        <w:t>像素点/</w:t>
      </w:r>
      <w:r w:rsidR="009F2AFE">
        <w:rPr>
          <w:szCs w:val="21"/>
        </w:rPr>
        <w:t>s</w:t>
      </w:r>
      <w:r w:rsidR="009F2AFE">
        <w:rPr>
          <w:rFonts w:hint="eastAsia"/>
          <w:szCs w:val="21"/>
        </w:rPr>
        <w:t>）没有出现差异而任务4（垂直运动，8</w:t>
      </w:r>
      <w:r w:rsidR="009F2AFE">
        <w:rPr>
          <w:szCs w:val="21"/>
        </w:rPr>
        <w:t>0</w:t>
      </w:r>
      <w:r w:rsidR="009F2AFE">
        <w:rPr>
          <w:rFonts w:hint="eastAsia"/>
          <w:szCs w:val="21"/>
        </w:rPr>
        <w:t>像素点/</w:t>
      </w:r>
      <w:r w:rsidR="009F2AFE">
        <w:rPr>
          <w:szCs w:val="21"/>
        </w:rPr>
        <w:t>s</w:t>
      </w:r>
      <w:r w:rsidR="009F2AFE">
        <w:rPr>
          <w:rFonts w:hint="eastAsia"/>
          <w:szCs w:val="21"/>
        </w:rPr>
        <w:t>）出现了，我们推测是因为更快的速度（8</w:t>
      </w:r>
      <w:r w:rsidR="009F2AFE">
        <w:rPr>
          <w:szCs w:val="21"/>
        </w:rPr>
        <w:t>0</w:t>
      </w:r>
      <w:r w:rsidR="009F2AFE">
        <w:rPr>
          <w:rFonts w:hint="eastAsia"/>
          <w:szCs w:val="21"/>
        </w:rPr>
        <w:t>像素点/</w:t>
      </w:r>
      <w:r w:rsidR="009F2AFE">
        <w:rPr>
          <w:szCs w:val="21"/>
        </w:rPr>
        <w:t>s</w:t>
      </w:r>
      <w:r w:rsidR="009F2AFE">
        <w:rPr>
          <w:rFonts w:hint="eastAsia"/>
          <w:szCs w:val="21"/>
        </w:rPr>
        <w:t>）放大了熟悉程度对速度知觉准确性的影响效果，4</w:t>
      </w:r>
      <w:r w:rsidR="009F2AFE">
        <w:rPr>
          <w:szCs w:val="21"/>
        </w:rPr>
        <w:t>0</w:t>
      </w:r>
      <w:r w:rsidR="009F2AFE">
        <w:rPr>
          <w:rFonts w:hint="eastAsia"/>
          <w:szCs w:val="21"/>
        </w:rPr>
        <w:t>像素点/</w:t>
      </w:r>
      <w:r w:rsidR="009F2AFE">
        <w:rPr>
          <w:szCs w:val="21"/>
        </w:rPr>
        <w:t>s</w:t>
      </w:r>
      <w:r w:rsidR="009F2AFE">
        <w:rPr>
          <w:rFonts w:hint="eastAsia"/>
          <w:szCs w:val="21"/>
        </w:rPr>
        <w:t>的放大效果还不足以视结果出现显著性差异，而8</w:t>
      </w:r>
      <w:r w:rsidR="009F2AFE">
        <w:rPr>
          <w:szCs w:val="21"/>
        </w:rPr>
        <w:t>0</w:t>
      </w:r>
      <w:r w:rsidR="009F2AFE">
        <w:rPr>
          <w:rFonts w:hint="eastAsia"/>
          <w:szCs w:val="21"/>
        </w:rPr>
        <w:t>像素点/</w:t>
      </w:r>
      <w:r w:rsidR="009F2AFE">
        <w:rPr>
          <w:szCs w:val="21"/>
        </w:rPr>
        <w:t>s</w:t>
      </w:r>
      <w:r w:rsidR="009F2AFE">
        <w:rPr>
          <w:rFonts w:hint="eastAsia"/>
          <w:szCs w:val="21"/>
        </w:rPr>
        <w:t>却</w:t>
      </w:r>
      <w:r w:rsidR="00604704">
        <w:rPr>
          <w:rFonts w:hint="eastAsia"/>
          <w:szCs w:val="21"/>
        </w:rPr>
        <w:t>能够</w:t>
      </w:r>
      <w:r w:rsidR="009F2AFE">
        <w:rPr>
          <w:rFonts w:hint="eastAsia"/>
          <w:szCs w:val="21"/>
        </w:rPr>
        <w:t>。</w:t>
      </w:r>
    </w:p>
    <w:p w14:paraId="0F54561B" w14:textId="34479BD3" w:rsidR="00E35691" w:rsidRDefault="00E35691" w:rsidP="00472134">
      <w:pPr>
        <w:ind w:firstLine="420"/>
        <w:rPr>
          <w:szCs w:val="21"/>
        </w:rPr>
      </w:pPr>
      <w:r>
        <w:rPr>
          <w:rFonts w:hint="eastAsia"/>
          <w:szCs w:val="21"/>
        </w:rPr>
        <w:t>综上所述，本实验探究了前人研究中较少涉及的运动本身对速度知觉的影响，检验出运动类型和速度都对速度知觉有显著性影响，并且</w:t>
      </w:r>
      <w:r w:rsidR="00604704">
        <w:rPr>
          <w:rFonts w:hint="eastAsia"/>
          <w:szCs w:val="21"/>
        </w:rPr>
        <w:t>对实验结果中一些值得讨论和进一步研究的地方提出了合理的可能解释。</w:t>
      </w:r>
    </w:p>
    <w:p w14:paraId="3A31BF06" w14:textId="217A2D10" w:rsidR="002D0486" w:rsidRDefault="002D0486" w:rsidP="00472134">
      <w:pPr>
        <w:ind w:firstLine="420"/>
        <w:rPr>
          <w:szCs w:val="21"/>
        </w:rPr>
      </w:pPr>
    </w:p>
    <w:p w14:paraId="671F7728" w14:textId="2A9E7979" w:rsidR="002D0486" w:rsidRDefault="002D0486" w:rsidP="002D0486">
      <w:pPr>
        <w:ind w:firstLine="420"/>
        <w:jc w:val="center"/>
        <w:rPr>
          <w:b/>
          <w:bCs/>
          <w:szCs w:val="21"/>
        </w:rPr>
      </w:pPr>
      <w:r w:rsidRPr="002D0486">
        <w:rPr>
          <w:rFonts w:hint="eastAsia"/>
          <w:b/>
          <w:bCs/>
          <w:szCs w:val="21"/>
        </w:rPr>
        <w:t>参考文献</w:t>
      </w:r>
    </w:p>
    <w:p w14:paraId="1CA6EEB3" w14:textId="617CE295" w:rsidR="002D0486" w:rsidRDefault="002D0486" w:rsidP="002D0486">
      <w:pPr>
        <w:ind w:firstLine="420"/>
        <w:rPr>
          <w:rFonts w:ascii="Arial" w:hAnsi="Arial" w:cs="Arial"/>
          <w:color w:val="222222"/>
          <w:sz w:val="20"/>
          <w:szCs w:val="20"/>
          <w:shd w:val="clear" w:color="auto" w:fill="FFFFFF"/>
        </w:rPr>
      </w:pPr>
      <w:r>
        <w:rPr>
          <w:rFonts w:ascii="Arial" w:hAnsi="Arial" w:cs="Arial"/>
          <w:color w:val="222222"/>
          <w:sz w:val="20"/>
          <w:szCs w:val="20"/>
          <w:shd w:val="clear" w:color="auto" w:fill="FFFFFF"/>
        </w:rPr>
        <w:t>Williams, D. W., &amp; Sekuler, R. (1984). Coherent global motion percepts from stochastic local motions. </w:t>
      </w:r>
      <w:r>
        <w:rPr>
          <w:rFonts w:ascii="Arial" w:hAnsi="Arial" w:cs="Arial"/>
          <w:i/>
          <w:iCs/>
          <w:color w:val="222222"/>
          <w:sz w:val="20"/>
          <w:szCs w:val="20"/>
          <w:shd w:val="clear" w:color="auto" w:fill="FFFFFF"/>
        </w:rPr>
        <w:t>ACM SIGGRAPH Computer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18</w:t>
      </w:r>
      <w:r>
        <w:rPr>
          <w:rFonts w:ascii="Arial" w:hAnsi="Arial" w:cs="Arial"/>
          <w:color w:val="222222"/>
          <w:sz w:val="20"/>
          <w:szCs w:val="20"/>
          <w:shd w:val="clear" w:color="auto" w:fill="FFFFFF"/>
        </w:rPr>
        <w:t>(1), 24-24.</w:t>
      </w:r>
    </w:p>
    <w:p w14:paraId="0F0D621F" w14:textId="786F5879" w:rsidR="002D0486" w:rsidRDefault="002D0486" w:rsidP="002D0486">
      <w:pPr>
        <w:ind w:firstLine="420"/>
        <w:rPr>
          <w:rFonts w:ascii="Arial" w:hAnsi="Arial" w:cs="Arial"/>
          <w:color w:val="222222"/>
          <w:sz w:val="20"/>
          <w:szCs w:val="20"/>
          <w:shd w:val="clear" w:color="auto" w:fill="FFFFFF"/>
        </w:rPr>
      </w:pPr>
      <w:r>
        <w:rPr>
          <w:rFonts w:ascii="Arial" w:hAnsi="Arial" w:cs="Arial"/>
          <w:color w:val="222222"/>
          <w:sz w:val="20"/>
          <w:szCs w:val="20"/>
          <w:shd w:val="clear" w:color="auto" w:fill="FFFFFF"/>
        </w:rPr>
        <w:t>Watamaniuk, S. N., &amp; Duchon, A. (1992). The human visual system averages speed information. </w:t>
      </w:r>
      <w:r>
        <w:rPr>
          <w:rFonts w:ascii="Arial" w:hAnsi="Arial" w:cs="Arial"/>
          <w:i/>
          <w:iCs/>
          <w:color w:val="222222"/>
          <w:sz w:val="20"/>
          <w:szCs w:val="20"/>
          <w:shd w:val="clear" w:color="auto" w:fill="FFFFFF"/>
        </w:rPr>
        <w:t>Vision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(5), 931-941.</w:t>
      </w:r>
    </w:p>
    <w:p w14:paraId="62A20720" w14:textId="0ED34210" w:rsidR="002D0486" w:rsidRDefault="002D0486" w:rsidP="002D0486">
      <w:pPr>
        <w:ind w:firstLine="420"/>
        <w:rPr>
          <w:rFonts w:ascii="Arial" w:hAnsi="Arial" w:cs="Arial"/>
          <w:color w:val="222222"/>
          <w:sz w:val="20"/>
          <w:szCs w:val="20"/>
          <w:shd w:val="clear" w:color="auto" w:fill="FFFFFF"/>
        </w:rPr>
      </w:pPr>
      <w:r>
        <w:rPr>
          <w:rFonts w:ascii="Arial" w:hAnsi="Arial" w:cs="Arial"/>
          <w:color w:val="222222"/>
          <w:sz w:val="20"/>
          <w:szCs w:val="20"/>
          <w:shd w:val="clear" w:color="auto" w:fill="FFFFFF"/>
        </w:rPr>
        <w:t>Stocker, A. A., &amp; Simoncelli, E. P. (2006). Noise characteristics and prior expectations in human visual speed perception. </w:t>
      </w:r>
      <w:r>
        <w:rPr>
          <w:rFonts w:ascii="Arial" w:hAnsi="Arial" w:cs="Arial"/>
          <w:i/>
          <w:iCs/>
          <w:color w:val="222222"/>
          <w:sz w:val="20"/>
          <w:szCs w:val="20"/>
          <w:shd w:val="clear" w:color="auto" w:fill="FFFFFF"/>
        </w:rPr>
        <w:t>Nature neuroscience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(4), 578-585.</w:t>
      </w:r>
    </w:p>
    <w:p w14:paraId="599A28B7" w14:textId="6BF3A19C" w:rsidR="00F856E1" w:rsidRDefault="00F856E1" w:rsidP="002D0486">
      <w:pPr>
        <w:ind w:firstLine="420"/>
        <w:rPr>
          <w:rFonts w:ascii="Arial" w:hAnsi="Arial" w:cs="Arial"/>
          <w:color w:val="222222"/>
          <w:sz w:val="20"/>
          <w:szCs w:val="20"/>
          <w:shd w:val="clear" w:color="auto" w:fill="FFFFFF"/>
        </w:rPr>
      </w:pPr>
      <w:r>
        <w:rPr>
          <w:rFonts w:ascii="Arial" w:hAnsi="Arial" w:cs="Arial"/>
          <w:color w:val="222222"/>
          <w:sz w:val="20"/>
          <w:szCs w:val="20"/>
          <w:shd w:val="clear" w:color="auto" w:fill="FFFFFF"/>
        </w:rPr>
        <w:t>Stone, L. S., &amp; Thompson, P. (1992). Human speed perception is contrast dependent. </w:t>
      </w:r>
      <w:r>
        <w:rPr>
          <w:rFonts w:ascii="Arial" w:hAnsi="Arial" w:cs="Arial"/>
          <w:i/>
          <w:iCs/>
          <w:color w:val="222222"/>
          <w:sz w:val="20"/>
          <w:szCs w:val="20"/>
          <w:shd w:val="clear" w:color="auto" w:fill="FFFFFF"/>
        </w:rPr>
        <w:t>Vision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(8), 1535-1549.</w:t>
      </w:r>
    </w:p>
    <w:p w14:paraId="7C8BC764" w14:textId="734ED80C" w:rsidR="00F856E1" w:rsidRDefault="00F856E1" w:rsidP="002D0486">
      <w:pPr>
        <w:ind w:firstLine="420"/>
        <w:rPr>
          <w:rFonts w:ascii="Arial" w:hAnsi="Arial" w:cs="Arial"/>
          <w:color w:val="222222"/>
          <w:sz w:val="20"/>
          <w:szCs w:val="20"/>
          <w:shd w:val="clear" w:color="auto" w:fill="FFFFFF"/>
        </w:rPr>
      </w:pPr>
      <w:r>
        <w:rPr>
          <w:rFonts w:ascii="Arial" w:hAnsi="Arial" w:cs="Arial"/>
          <w:color w:val="222222"/>
          <w:sz w:val="20"/>
          <w:szCs w:val="20"/>
          <w:shd w:val="clear" w:color="auto" w:fill="FFFFFF"/>
        </w:rPr>
        <w:t>Diener, H. C., Wist, E. R., Dichgans, J., &amp; Brandt, T. (1976). The spatial frequency effect on perceived velocity. </w:t>
      </w:r>
      <w:r>
        <w:rPr>
          <w:rFonts w:ascii="Arial" w:hAnsi="Arial" w:cs="Arial"/>
          <w:i/>
          <w:iCs/>
          <w:color w:val="222222"/>
          <w:sz w:val="20"/>
          <w:szCs w:val="20"/>
          <w:shd w:val="clear" w:color="auto" w:fill="FFFFFF"/>
        </w:rPr>
        <w:t>Vision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(2), 169-IN7.</w:t>
      </w:r>
    </w:p>
    <w:p w14:paraId="32C32C70" w14:textId="1FBC0B39" w:rsidR="00910CB2" w:rsidRPr="002D0486" w:rsidRDefault="00910CB2" w:rsidP="002D0486">
      <w:pPr>
        <w:ind w:firstLine="420"/>
        <w:rPr>
          <w:szCs w:val="21"/>
        </w:rPr>
      </w:pPr>
      <w:r>
        <w:rPr>
          <w:rFonts w:ascii="Arial" w:hAnsi="Arial" w:cs="Arial"/>
          <w:color w:val="222222"/>
          <w:sz w:val="20"/>
          <w:szCs w:val="20"/>
          <w:shd w:val="clear" w:color="auto" w:fill="FFFFFF"/>
        </w:rPr>
        <w:lastRenderedPageBreak/>
        <w:t>Torralba, A. (2003). Modeling global scene factors in attention. </w:t>
      </w:r>
      <w:r>
        <w:rPr>
          <w:rFonts w:ascii="Arial" w:hAnsi="Arial" w:cs="Arial"/>
          <w:i/>
          <w:iCs/>
          <w:color w:val="222222"/>
          <w:sz w:val="20"/>
          <w:szCs w:val="20"/>
          <w:shd w:val="clear" w:color="auto" w:fill="FFFFFF"/>
        </w:rPr>
        <w:t>JOSA 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(7), 1407-1418.</w:t>
      </w:r>
    </w:p>
    <w:sectPr w:rsidR="00910CB2" w:rsidRPr="002D048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汪 鑫" w:date="2021-10-05T16:25:00Z" w:initials="汪">
    <w:p w14:paraId="19490B96" w14:textId="513981DE" w:rsidR="0099428D" w:rsidRDefault="0099428D">
      <w:pPr>
        <w:pStyle w:val="ab"/>
      </w:pPr>
      <w:r>
        <w:rPr>
          <w:rStyle w:val="aa"/>
        </w:rPr>
        <w:annotationRef/>
      </w:r>
      <w:r>
        <w:rPr>
          <w:rFonts w:hint="eastAsia"/>
        </w:rPr>
        <w:t>题目上这样表述不是很合适，就说“对速度知觉的影响”</w:t>
      </w:r>
    </w:p>
  </w:comment>
  <w:comment w:id="10" w:author="汪 鑫" w:date="2021-10-05T16:25:00Z" w:initials="汪">
    <w:p w14:paraId="2637F618" w14:textId="09BB1C56" w:rsidR="0099428D" w:rsidRDefault="0099428D">
      <w:pPr>
        <w:pStyle w:val="ab"/>
      </w:pPr>
      <w:r>
        <w:rPr>
          <w:rStyle w:val="aa"/>
        </w:rPr>
        <w:annotationRef/>
      </w:r>
      <w:r>
        <w:rPr>
          <w:rFonts w:hint="eastAsia"/>
        </w:rPr>
        <w:t>报告出具体的方向</w:t>
      </w:r>
    </w:p>
  </w:comment>
  <w:comment w:id="11" w:author="汪 鑫" w:date="2021-10-05T16:26:00Z" w:initials="汪">
    <w:p w14:paraId="6A3ABF32" w14:textId="1F878A5B" w:rsidR="0099428D" w:rsidRDefault="0099428D">
      <w:pPr>
        <w:pStyle w:val="ab"/>
      </w:pPr>
      <w:r>
        <w:rPr>
          <w:rStyle w:val="aa"/>
        </w:rPr>
        <w:annotationRef/>
      </w:r>
      <w:r>
        <w:rPr>
          <w:rFonts w:hint="eastAsia"/>
        </w:rPr>
        <w:t>一般来说，如果涉及不足和讨论，需要稍微具体些，给个范围，比如说是被试选取的问题，是实验设计的问题</w:t>
      </w:r>
    </w:p>
  </w:comment>
  <w:comment w:id="12" w:author="汪 鑫" w:date="2021-10-05T16:27:00Z" w:initials="汪">
    <w:p w14:paraId="2DD381FA" w14:textId="05B27409" w:rsidR="0099428D" w:rsidRDefault="0099428D">
      <w:pPr>
        <w:pStyle w:val="ab"/>
      </w:pPr>
      <w:r>
        <w:rPr>
          <w:rStyle w:val="aa"/>
        </w:rPr>
        <w:annotationRef/>
      </w:r>
      <w:r>
        <w:rPr>
          <w:rFonts w:hint="eastAsia"/>
        </w:rPr>
        <w:t>这个作为关键词范围太大了</w:t>
      </w:r>
    </w:p>
  </w:comment>
  <w:comment w:id="13" w:author="汪 鑫" w:date="2021-10-05T16:27:00Z" w:initials="汪">
    <w:p w14:paraId="23195314" w14:textId="6B67049B" w:rsidR="0099428D" w:rsidRDefault="0099428D">
      <w:pPr>
        <w:pStyle w:val="ab"/>
      </w:pPr>
      <w:r>
        <w:rPr>
          <w:rStyle w:val="aa"/>
        </w:rPr>
        <w:annotationRef/>
      </w:r>
      <w:r>
        <w:rPr>
          <w:rFonts w:hint="eastAsia"/>
        </w:rPr>
        <w:t>正文用宋体</w:t>
      </w:r>
      <w:r w:rsidR="00956065">
        <w:rPr>
          <w:rFonts w:hint="eastAsia"/>
        </w:rPr>
        <w:t>，英文是Time</w:t>
      </w:r>
      <w:r w:rsidR="00956065">
        <w:t xml:space="preserve"> N</w:t>
      </w:r>
      <w:r w:rsidR="00956065">
        <w:rPr>
          <w:rFonts w:hint="eastAsia"/>
        </w:rPr>
        <w:t>ew</w:t>
      </w:r>
      <w:r w:rsidR="00956065">
        <w:t xml:space="preserve"> R</w:t>
      </w:r>
      <w:r w:rsidR="00956065">
        <w:rPr>
          <w:rFonts w:hint="eastAsia"/>
        </w:rPr>
        <w:t>oman</w:t>
      </w:r>
    </w:p>
  </w:comment>
  <w:comment w:id="14" w:author="汪 鑫" w:date="2021-10-05T16:28:00Z" w:initials="汪">
    <w:p w14:paraId="0E6ABEFE" w14:textId="69906FDE" w:rsidR="0099428D" w:rsidRDefault="0099428D">
      <w:pPr>
        <w:pStyle w:val="ab"/>
      </w:pPr>
      <w:r>
        <w:rPr>
          <w:rStyle w:val="aa"/>
        </w:rPr>
        <w:annotationRef/>
      </w:r>
      <w:r>
        <w:rPr>
          <w:rFonts w:hint="eastAsia"/>
        </w:rPr>
        <w:t>这个有文献支持嘛？</w:t>
      </w:r>
    </w:p>
  </w:comment>
  <w:comment w:id="19" w:author="汪 鑫" w:date="2021-10-05T16:29:00Z" w:initials="汪">
    <w:p w14:paraId="5E1900CC" w14:textId="77777777" w:rsidR="00956065" w:rsidRDefault="00956065">
      <w:pPr>
        <w:pStyle w:val="ab"/>
      </w:pPr>
      <w:r>
        <w:rPr>
          <w:rStyle w:val="aa"/>
        </w:rPr>
        <w:annotationRef/>
      </w:r>
      <w:r>
        <w:rPr>
          <w:rFonts w:hint="eastAsia"/>
        </w:rPr>
        <w:t>最好能找文献支持，不然怎么能认为就有影响呢</w:t>
      </w:r>
    </w:p>
    <w:p w14:paraId="324EF0DB" w14:textId="1C1694D7" w:rsidR="00956065" w:rsidRDefault="00956065">
      <w:pPr>
        <w:pStyle w:val="ab"/>
      </w:pPr>
      <w:r>
        <w:rPr>
          <w:rFonts w:hint="eastAsia"/>
        </w:rPr>
        <w:t>此外，一般预测会表明方向</w:t>
      </w:r>
    </w:p>
  </w:comment>
  <w:comment w:id="23" w:author="汪 鑫" w:date="2021-10-05T16:31:00Z" w:initials="汪">
    <w:p w14:paraId="29DEECF9" w14:textId="5A89AB58" w:rsidR="00956065" w:rsidRDefault="00956065">
      <w:pPr>
        <w:pStyle w:val="ab"/>
      </w:pPr>
      <w:r>
        <w:rPr>
          <w:rStyle w:val="aa"/>
        </w:rPr>
        <w:annotationRef/>
      </w:r>
      <w:r>
        <w:rPr>
          <w:rFonts w:hint="eastAsia"/>
        </w:rPr>
        <w:t>不需要这样详细</w:t>
      </w:r>
    </w:p>
  </w:comment>
  <w:comment w:id="25" w:author="汪 鑫" w:date="2021-10-05T16:31:00Z" w:initials="汪">
    <w:p w14:paraId="6E7F27D5" w14:textId="7BE8CE02" w:rsidR="00956065" w:rsidRDefault="00956065">
      <w:pPr>
        <w:pStyle w:val="ab"/>
      </w:pPr>
      <w:r>
        <w:rPr>
          <w:rStyle w:val="aa"/>
        </w:rPr>
        <w:annotationRef/>
      </w:r>
      <w:r>
        <w:rPr>
          <w:rFonts w:hint="eastAsia"/>
        </w:rPr>
        <w:t>这个表就不是很有必要了，用文字已经说的很清楚了</w:t>
      </w:r>
    </w:p>
  </w:comment>
  <w:comment w:id="26" w:author="汪 鑫" w:date="2021-10-05T16:32:00Z" w:initials="汪">
    <w:p w14:paraId="1BDBCAFF" w14:textId="77777777" w:rsidR="00956065" w:rsidRDefault="00956065">
      <w:pPr>
        <w:pStyle w:val="ab"/>
      </w:pPr>
      <w:r>
        <w:rPr>
          <w:rStyle w:val="aa"/>
        </w:rPr>
        <w:annotationRef/>
      </w:r>
      <w:r>
        <w:rPr>
          <w:rFonts w:hint="eastAsia"/>
        </w:rPr>
        <w:t>去掉图的边框</w:t>
      </w:r>
    </w:p>
    <w:p w14:paraId="2D340A3E" w14:textId="5ADD67CD" w:rsidR="00956065" w:rsidRDefault="00956065">
      <w:pPr>
        <w:pStyle w:val="ab"/>
      </w:pPr>
      <w:r>
        <w:rPr>
          <w:rFonts w:hint="eastAsia"/>
        </w:rPr>
        <w:t>可以在图上标明显著性差异</w:t>
      </w:r>
    </w:p>
  </w:comment>
  <w:comment w:id="27" w:author="汪 鑫" w:date="2021-10-05T16:32:00Z" w:initials="汪">
    <w:p w14:paraId="10F9071F" w14:textId="77777777" w:rsidR="00C17070" w:rsidRDefault="00956065">
      <w:pPr>
        <w:pStyle w:val="ab"/>
      </w:pPr>
      <w:r>
        <w:rPr>
          <w:rStyle w:val="aa"/>
        </w:rPr>
        <w:annotationRef/>
      </w:r>
      <w:r>
        <w:rPr>
          <w:rFonts w:hint="eastAsia"/>
        </w:rPr>
        <w:t>不要用t检验，</w:t>
      </w:r>
      <w:r w:rsidR="00C17070">
        <w:rPr>
          <w:rFonts w:hint="eastAsia"/>
        </w:rPr>
        <w:t>这样1类错误变大了</w:t>
      </w:r>
    </w:p>
    <w:p w14:paraId="7AE40B9F" w14:textId="1EF7515C" w:rsidR="00956065" w:rsidRDefault="00956065">
      <w:pPr>
        <w:pStyle w:val="ab"/>
      </w:pPr>
      <w:r>
        <w:rPr>
          <w:rFonts w:hint="eastAsia"/>
        </w:rPr>
        <w:t>前面的方差分析就是在比较了，在方差分析的时候，可以做简单主效应分析</w:t>
      </w:r>
    </w:p>
  </w:comment>
  <w:comment w:id="28" w:author="汪 鑫" w:date="2021-10-05T16:33:00Z" w:initials="汪">
    <w:p w14:paraId="0F42C606" w14:textId="2026A2D2" w:rsidR="00956065" w:rsidRDefault="00956065">
      <w:pPr>
        <w:pStyle w:val="ab"/>
      </w:pPr>
      <w:r>
        <w:rPr>
          <w:rStyle w:val="aa"/>
        </w:rPr>
        <w:annotationRef/>
      </w:r>
      <w:r>
        <w:rPr>
          <w:rFonts w:hint="eastAsia"/>
        </w:rPr>
        <w:t>这个不是我们关注的信息，你要检验一下说明没有影响也行</w:t>
      </w:r>
    </w:p>
  </w:comment>
  <w:comment w:id="29" w:author="汪 鑫" w:date="2021-10-05T16:37:00Z" w:initials="汪">
    <w:p w14:paraId="3CD44FE0" w14:textId="20510A66" w:rsidR="00C17070" w:rsidRDefault="00C17070">
      <w:pPr>
        <w:pStyle w:val="ab"/>
      </w:pPr>
      <w:r>
        <w:rPr>
          <w:rStyle w:val="aa"/>
        </w:rPr>
        <w:annotationRef/>
      </w:r>
      <w:r>
        <w:rPr>
          <w:rFonts w:hint="eastAsia"/>
        </w:rPr>
        <w:t>这个就有点不那么有依据了？你可能得更谨慎的说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490B96" w15:done="0"/>
  <w15:commentEx w15:paraId="2637F618" w15:done="0"/>
  <w15:commentEx w15:paraId="6A3ABF32" w15:done="0"/>
  <w15:commentEx w15:paraId="2DD381FA" w15:done="0"/>
  <w15:commentEx w15:paraId="23195314" w15:done="0"/>
  <w15:commentEx w15:paraId="0E6ABEFE" w15:done="0"/>
  <w15:commentEx w15:paraId="324EF0DB" w15:done="0"/>
  <w15:commentEx w15:paraId="29DEECF9" w15:done="0"/>
  <w15:commentEx w15:paraId="6E7F27D5" w15:done="0"/>
  <w15:commentEx w15:paraId="2D340A3E" w15:done="0"/>
  <w15:commentEx w15:paraId="7AE40B9F" w15:done="0"/>
  <w15:commentEx w15:paraId="0F42C606" w15:done="0"/>
  <w15:commentEx w15:paraId="3CD44F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6FAF9" w16cex:dateUtc="2021-10-05T08:25:00Z"/>
  <w16cex:commentExtensible w16cex:durableId="2506FB16" w16cex:dateUtc="2021-10-05T08:25:00Z"/>
  <w16cex:commentExtensible w16cex:durableId="2506FB20" w16cex:dateUtc="2021-10-05T08:26:00Z"/>
  <w16cex:commentExtensible w16cex:durableId="2506FB5A" w16cex:dateUtc="2021-10-05T08:27:00Z"/>
  <w16cex:commentExtensible w16cex:durableId="2506FB6A" w16cex:dateUtc="2021-10-05T08:27:00Z"/>
  <w16cex:commentExtensible w16cex:durableId="2506FBAE" w16cex:dateUtc="2021-10-05T08:28:00Z"/>
  <w16cex:commentExtensible w16cex:durableId="2506FBF9" w16cex:dateUtc="2021-10-05T08:29:00Z"/>
  <w16cex:commentExtensible w16cex:durableId="2506FC5A" w16cex:dateUtc="2021-10-05T08:31:00Z"/>
  <w16cex:commentExtensible w16cex:durableId="2506FC6A" w16cex:dateUtc="2021-10-05T08:31:00Z"/>
  <w16cex:commentExtensible w16cex:durableId="2506FC9D" w16cex:dateUtc="2021-10-05T08:32:00Z"/>
  <w16cex:commentExtensible w16cex:durableId="2506FCB7" w16cex:dateUtc="2021-10-05T08:32:00Z"/>
  <w16cex:commentExtensible w16cex:durableId="2506FCF3" w16cex:dateUtc="2021-10-05T08:33:00Z"/>
  <w16cex:commentExtensible w16cex:durableId="2506FDB4" w16cex:dateUtc="2021-10-05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490B96" w16cid:durableId="2506FAF9"/>
  <w16cid:commentId w16cid:paraId="2637F618" w16cid:durableId="2506FB16"/>
  <w16cid:commentId w16cid:paraId="6A3ABF32" w16cid:durableId="2506FB20"/>
  <w16cid:commentId w16cid:paraId="2DD381FA" w16cid:durableId="2506FB5A"/>
  <w16cid:commentId w16cid:paraId="23195314" w16cid:durableId="2506FB6A"/>
  <w16cid:commentId w16cid:paraId="0E6ABEFE" w16cid:durableId="2506FBAE"/>
  <w16cid:commentId w16cid:paraId="324EF0DB" w16cid:durableId="2506FBF9"/>
  <w16cid:commentId w16cid:paraId="29DEECF9" w16cid:durableId="2506FC5A"/>
  <w16cid:commentId w16cid:paraId="6E7F27D5" w16cid:durableId="2506FC6A"/>
  <w16cid:commentId w16cid:paraId="2D340A3E" w16cid:durableId="2506FC9D"/>
  <w16cid:commentId w16cid:paraId="7AE40B9F" w16cid:durableId="2506FCB7"/>
  <w16cid:commentId w16cid:paraId="0F42C606" w16cid:durableId="2506FCF3"/>
  <w16cid:commentId w16cid:paraId="3CD44FE0" w16cid:durableId="2506FD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5D139" w14:textId="77777777" w:rsidR="003B4AFA" w:rsidRDefault="003B4AFA" w:rsidP="005C6BB5">
      <w:r>
        <w:separator/>
      </w:r>
    </w:p>
  </w:endnote>
  <w:endnote w:type="continuationSeparator" w:id="0">
    <w:p w14:paraId="1231DB29" w14:textId="77777777" w:rsidR="003B4AFA" w:rsidRDefault="003B4AFA" w:rsidP="005C6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n-cs">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26542" w14:textId="77777777" w:rsidR="003B4AFA" w:rsidRDefault="003B4AFA" w:rsidP="005C6BB5">
      <w:r>
        <w:separator/>
      </w:r>
    </w:p>
  </w:footnote>
  <w:footnote w:type="continuationSeparator" w:id="0">
    <w:p w14:paraId="1B005493" w14:textId="77777777" w:rsidR="003B4AFA" w:rsidRDefault="003B4AFA" w:rsidP="005C6B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A7F92"/>
    <w:multiLevelType w:val="hybridMultilevel"/>
    <w:tmpl w:val="9A02C4FE"/>
    <w:lvl w:ilvl="0" w:tplc="EA705950">
      <w:start w:val="1"/>
      <w:numFmt w:val="bullet"/>
      <w:lvlText w:val="•"/>
      <w:lvlJc w:val="left"/>
      <w:pPr>
        <w:tabs>
          <w:tab w:val="num" w:pos="720"/>
        </w:tabs>
        <w:ind w:left="720" w:hanging="360"/>
      </w:pPr>
      <w:rPr>
        <w:rFonts w:ascii="Arial" w:hAnsi="Arial" w:hint="default"/>
      </w:rPr>
    </w:lvl>
    <w:lvl w:ilvl="1" w:tplc="DA360714" w:tentative="1">
      <w:start w:val="1"/>
      <w:numFmt w:val="bullet"/>
      <w:lvlText w:val="•"/>
      <w:lvlJc w:val="left"/>
      <w:pPr>
        <w:tabs>
          <w:tab w:val="num" w:pos="1440"/>
        </w:tabs>
        <w:ind w:left="1440" w:hanging="360"/>
      </w:pPr>
      <w:rPr>
        <w:rFonts w:ascii="Arial" w:hAnsi="Arial" w:hint="default"/>
      </w:rPr>
    </w:lvl>
    <w:lvl w:ilvl="2" w:tplc="069036DA" w:tentative="1">
      <w:start w:val="1"/>
      <w:numFmt w:val="bullet"/>
      <w:lvlText w:val="•"/>
      <w:lvlJc w:val="left"/>
      <w:pPr>
        <w:tabs>
          <w:tab w:val="num" w:pos="2160"/>
        </w:tabs>
        <w:ind w:left="2160" w:hanging="360"/>
      </w:pPr>
      <w:rPr>
        <w:rFonts w:ascii="Arial" w:hAnsi="Arial" w:hint="default"/>
      </w:rPr>
    </w:lvl>
    <w:lvl w:ilvl="3" w:tplc="B06A7A04" w:tentative="1">
      <w:start w:val="1"/>
      <w:numFmt w:val="bullet"/>
      <w:lvlText w:val="•"/>
      <w:lvlJc w:val="left"/>
      <w:pPr>
        <w:tabs>
          <w:tab w:val="num" w:pos="2880"/>
        </w:tabs>
        <w:ind w:left="2880" w:hanging="360"/>
      </w:pPr>
      <w:rPr>
        <w:rFonts w:ascii="Arial" w:hAnsi="Arial" w:hint="default"/>
      </w:rPr>
    </w:lvl>
    <w:lvl w:ilvl="4" w:tplc="7390C8A4" w:tentative="1">
      <w:start w:val="1"/>
      <w:numFmt w:val="bullet"/>
      <w:lvlText w:val="•"/>
      <w:lvlJc w:val="left"/>
      <w:pPr>
        <w:tabs>
          <w:tab w:val="num" w:pos="3600"/>
        </w:tabs>
        <w:ind w:left="3600" w:hanging="360"/>
      </w:pPr>
      <w:rPr>
        <w:rFonts w:ascii="Arial" w:hAnsi="Arial" w:hint="default"/>
      </w:rPr>
    </w:lvl>
    <w:lvl w:ilvl="5" w:tplc="F5D23BBA" w:tentative="1">
      <w:start w:val="1"/>
      <w:numFmt w:val="bullet"/>
      <w:lvlText w:val="•"/>
      <w:lvlJc w:val="left"/>
      <w:pPr>
        <w:tabs>
          <w:tab w:val="num" w:pos="4320"/>
        </w:tabs>
        <w:ind w:left="4320" w:hanging="360"/>
      </w:pPr>
      <w:rPr>
        <w:rFonts w:ascii="Arial" w:hAnsi="Arial" w:hint="default"/>
      </w:rPr>
    </w:lvl>
    <w:lvl w:ilvl="6" w:tplc="C5944930" w:tentative="1">
      <w:start w:val="1"/>
      <w:numFmt w:val="bullet"/>
      <w:lvlText w:val="•"/>
      <w:lvlJc w:val="left"/>
      <w:pPr>
        <w:tabs>
          <w:tab w:val="num" w:pos="5040"/>
        </w:tabs>
        <w:ind w:left="5040" w:hanging="360"/>
      </w:pPr>
      <w:rPr>
        <w:rFonts w:ascii="Arial" w:hAnsi="Arial" w:hint="default"/>
      </w:rPr>
    </w:lvl>
    <w:lvl w:ilvl="7" w:tplc="1E2AB08C" w:tentative="1">
      <w:start w:val="1"/>
      <w:numFmt w:val="bullet"/>
      <w:lvlText w:val="•"/>
      <w:lvlJc w:val="left"/>
      <w:pPr>
        <w:tabs>
          <w:tab w:val="num" w:pos="5760"/>
        </w:tabs>
        <w:ind w:left="5760" w:hanging="360"/>
      </w:pPr>
      <w:rPr>
        <w:rFonts w:ascii="Arial" w:hAnsi="Arial" w:hint="default"/>
      </w:rPr>
    </w:lvl>
    <w:lvl w:ilvl="8" w:tplc="5636E526" w:tentative="1">
      <w:start w:val="1"/>
      <w:numFmt w:val="bullet"/>
      <w:lvlText w:val="•"/>
      <w:lvlJc w:val="left"/>
      <w:pPr>
        <w:tabs>
          <w:tab w:val="num" w:pos="6480"/>
        </w:tabs>
        <w:ind w:left="6480" w:hanging="360"/>
      </w:pPr>
      <w:rPr>
        <w:rFonts w:ascii="Arial" w:hAnsi="Arial" w:hint="default"/>
      </w:rPr>
    </w:lvl>
  </w:abstractNum>
  <w:num w:numId="1" w16cid:durableId="11755346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吴 风">
    <w15:presenceInfo w15:providerId="Windows Live" w15:userId="0b56c8a9463b34cb"/>
  </w15:person>
  <w15:person w15:author="汪 鑫">
    <w15:presenceInfo w15:providerId="Windows Live" w15:userId="365fa922c402aa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C2F"/>
    <w:rsid w:val="00061754"/>
    <w:rsid w:val="00090C05"/>
    <w:rsid w:val="000D4EB4"/>
    <w:rsid w:val="00125052"/>
    <w:rsid w:val="00136FA0"/>
    <w:rsid w:val="001448DC"/>
    <w:rsid w:val="001618AA"/>
    <w:rsid w:val="001A6F93"/>
    <w:rsid w:val="001B374B"/>
    <w:rsid w:val="00240667"/>
    <w:rsid w:val="002A20AD"/>
    <w:rsid w:val="002D0486"/>
    <w:rsid w:val="003B4AFA"/>
    <w:rsid w:val="003C3235"/>
    <w:rsid w:val="003E2BD6"/>
    <w:rsid w:val="003F24DC"/>
    <w:rsid w:val="003F533A"/>
    <w:rsid w:val="003F76EA"/>
    <w:rsid w:val="00423506"/>
    <w:rsid w:val="00472134"/>
    <w:rsid w:val="0047229B"/>
    <w:rsid w:val="00490FB3"/>
    <w:rsid w:val="004B322F"/>
    <w:rsid w:val="004C3E3A"/>
    <w:rsid w:val="00502358"/>
    <w:rsid w:val="005814F9"/>
    <w:rsid w:val="005C6BB5"/>
    <w:rsid w:val="00604704"/>
    <w:rsid w:val="0060503A"/>
    <w:rsid w:val="006353FD"/>
    <w:rsid w:val="00637278"/>
    <w:rsid w:val="00763B63"/>
    <w:rsid w:val="00776164"/>
    <w:rsid w:val="0077630A"/>
    <w:rsid w:val="007C5C06"/>
    <w:rsid w:val="00844F4D"/>
    <w:rsid w:val="008533B7"/>
    <w:rsid w:val="009057F2"/>
    <w:rsid w:val="00910CB2"/>
    <w:rsid w:val="00926E88"/>
    <w:rsid w:val="00956065"/>
    <w:rsid w:val="0096647A"/>
    <w:rsid w:val="00967A09"/>
    <w:rsid w:val="0098173B"/>
    <w:rsid w:val="0099428D"/>
    <w:rsid w:val="009B2C53"/>
    <w:rsid w:val="009C4565"/>
    <w:rsid w:val="009D4DC0"/>
    <w:rsid w:val="009E5E63"/>
    <w:rsid w:val="009F2AFE"/>
    <w:rsid w:val="00A2655F"/>
    <w:rsid w:val="00A31F9E"/>
    <w:rsid w:val="00AA21E8"/>
    <w:rsid w:val="00AB5274"/>
    <w:rsid w:val="00AD1F89"/>
    <w:rsid w:val="00AD55AD"/>
    <w:rsid w:val="00AE16F7"/>
    <w:rsid w:val="00AE5A47"/>
    <w:rsid w:val="00B464B4"/>
    <w:rsid w:val="00B50790"/>
    <w:rsid w:val="00B669CC"/>
    <w:rsid w:val="00BC7DCE"/>
    <w:rsid w:val="00C17070"/>
    <w:rsid w:val="00C26EEE"/>
    <w:rsid w:val="00C368A8"/>
    <w:rsid w:val="00C83A27"/>
    <w:rsid w:val="00C87674"/>
    <w:rsid w:val="00CC5193"/>
    <w:rsid w:val="00D5671A"/>
    <w:rsid w:val="00D57926"/>
    <w:rsid w:val="00DE517F"/>
    <w:rsid w:val="00E35691"/>
    <w:rsid w:val="00E53390"/>
    <w:rsid w:val="00E54DF3"/>
    <w:rsid w:val="00E65ACC"/>
    <w:rsid w:val="00E72EA6"/>
    <w:rsid w:val="00EE08BC"/>
    <w:rsid w:val="00EF5C16"/>
    <w:rsid w:val="00F035B9"/>
    <w:rsid w:val="00F405F0"/>
    <w:rsid w:val="00F856E1"/>
    <w:rsid w:val="00F96C2F"/>
    <w:rsid w:val="00FB0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63D23"/>
  <w15:chartTrackingRefBased/>
  <w15:docId w15:val="{F6919E88-D622-4451-B0A8-42B5C4DA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470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6B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6BB5"/>
    <w:rPr>
      <w:sz w:val="18"/>
      <w:szCs w:val="18"/>
    </w:rPr>
  </w:style>
  <w:style w:type="paragraph" w:styleId="a5">
    <w:name w:val="footer"/>
    <w:basedOn w:val="a"/>
    <w:link w:val="a6"/>
    <w:uiPriority w:val="99"/>
    <w:unhideWhenUsed/>
    <w:rsid w:val="005C6BB5"/>
    <w:pPr>
      <w:tabs>
        <w:tab w:val="center" w:pos="4153"/>
        <w:tab w:val="right" w:pos="8306"/>
      </w:tabs>
      <w:snapToGrid w:val="0"/>
      <w:jc w:val="left"/>
    </w:pPr>
    <w:rPr>
      <w:sz w:val="18"/>
      <w:szCs w:val="18"/>
    </w:rPr>
  </w:style>
  <w:style w:type="character" w:customStyle="1" w:styleId="a6">
    <w:name w:val="页脚 字符"/>
    <w:basedOn w:val="a0"/>
    <w:link w:val="a5"/>
    <w:uiPriority w:val="99"/>
    <w:rsid w:val="005C6BB5"/>
    <w:rPr>
      <w:sz w:val="18"/>
      <w:szCs w:val="18"/>
    </w:rPr>
  </w:style>
  <w:style w:type="table" w:styleId="a7">
    <w:name w:val="Table Grid"/>
    <w:basedOn w:val="a1"/>
    <w:uiPriority w:val="39"/>
    <w:rsid w:val="00A31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04704"/>
    <w:rPr>
      <w:b/>
      <w:bCs/>
      <w:kern w:val="44"/>
      <w:sz w:val="44"/>
      <w:szCs w:val="44"/>
    </w:rPr>
  </w:style>
  <w:style w:type="paragraph" w:styleId="a8">
    <w:name w:val="Subtitle"/>
    <w:basedOn w:val="a"/>
    <w:next w:val="a"/>
    <w:link w:val="a9"/>
    <w:uiPriority w:val="11"/>
    <w:qFormat/>
    <w:rsid w:val="00604704"/>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604704"/>
    <w:rPr>
      <w:b/>
      <w:bCs/>
      <w:kern w:val="28"/>
      <w:sz w:val="32"/>
      <w:szCs w:val="32"/>
    </w:rPr>
  </w:style>
  <w:style w:type="character" w:styleId="aa">
    <w:name w:val="annotation reference"/>
    <w:basedOn w:val="a0"/>
    <w:uiPriority w:val="99"/>
    <w:semiHidden/>
    <w:unhideWhenUsed/>
    <w:rsid w:val="0099428D"/>
    <w:rPr>
      <w:sz w:val="21"/>
      <w:szCs w:val="21"/>
    </w:rPr>
  </w:style>
  <w:style w:type="paragraph" w:styleId="ab">
    <w:name w:val="annotation text"/>
    <w:basedOn w:val="a"/>
    <w:link w:val="ac"/>
    <w:uiPriority w:val="99"/>
    <w:semiHidden/>
    <w:unhideWhenUsed/>
    <w:rsid w:val="0099428D"/>
    <w:pPr>
      <w:jc w:val="left"/>
    </w:pPr>
  </w:style>
  <w:style w:type="character" w:customStyle="1" w:styleId="ac">
    <w:name w:val="批注文字 字符"/>
    <w:basedOn w:val="a0"/>
    <w:link w:val="ab"/>
    <w:uiPriority w:val="99"/>
    <w:semiHidden/>
    <w:rsid w:val="0099428D"/>
  </w:style>
  <w:style w:type="paragraph" w:styleId="ad">
    <w:name w:val="annotation subject"/>
    <w:basedOn w:val="ab"/>
    <w:next w:val="ab"/>
    <w:link w:val="ae"/>
    <w:uiPriority w:val="99"/>
    <w:semiHidden/>
    <w:unhideWhenUsed/>
    <w:rsid w:val="0099428D"/>
    <w:rPr>
      <w:b/>
      <w:bCs/>
    </w:rPr>
  </w:style>
  <w:style w:type="character" w:customStyle="1" w:styleId="ae">
    <w:name w:val="批注主题 字符"/>
    <w:basedOn w:val="ac"/>
    <w:link w:val="ad"/>
    <w:uiPriority w:val="99"/>
    <w:semiHidden/>
    <w:rsid w:val="0099428D"/>
    <w:rPr>
      <w:b/>
      <w:bCs/>
    </w:rPr>
  </w:style>
  <w:style w:type="paragraph" w:styleId="af">
    <w:name w:val="Revision"/>
    <w:hidden/>
    <w:uiPriority w:val="99"/>
    <w:semiHidden/>
    <w:rsid w:val="001A6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b="1"/>
              <a:t>图</a:t>
            </a:r>
            <a:r>
              <a:rPr lang="en-US" altLang="zh-CN" sz="1100" b="1"/>
              <a:t>1 </a:t>
            </a:r>
            <a:r>
              <a:rPr lang="zh-CN" altLang="en-US" sz="1100" b="1"/>
              <a:t>不同速度和不同运动类型的估计相对误差</a:t>
            </a:r>
          </a:p>
        </c:rich>
      </c:tx>
      <c:layout>
        <c:manualLayout>
          <c:xMode val="edge"/>
          <c:yMode val="edge"/>
          <c:x val="0.20056933508311464"/>
          <c:y val="0.884259259259259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Sheet1!$L$10</c:f>
              <c:strCache>
                <c:ptCount val="1"/>
                <c:pt idx="0">
                  <c:v>水平</c:v>
                </c:pt>
              </c:strCache>
            </c:strRef>
          </c:tx>
          <c:spPr>
            <a:solidFill>
              <a:schemeClr val="bg1">
                <a:lumMod val="85000"/>
              </a:schemeClr>
            </a:solidFill>
            <a:ln>
              <a:noFill/>
            </a:ln>
            <a:effectLst/>
          </c:spPr>
          <c:invertIfNegative val="0"/>
          <c:errBars>
            <c:errBarType val="both"/>
            <c:errValType val="cust"/>
            <c:noEndCap val="0"/>
            <c:plus>
              <c:numRef>
                <c:f>Sheet1!$M$15:$M$16</c:f>
                <c:numCache>
                  <c:formatCode>General</c:formatCode>
                  <c:ptCount val="2"/>
                  <c:pt idx="0">
                    <c:v>7.2890349813780099E-3</c:v>
                  </c:pt>
                  <c:pt idx="1">
                    <c:v>1.107265619308568E-2</c:v>
                  </c:pt>
                </c:numCache>
              </c:numRef>
            </c:plus>
            <c:minus>
              <c:numRef>
                <c:f>Sheet1!$M$15:$M$17</c:f>
                <c:numCache>
                  <c:formatCode>General</c:formatCode>
                  <c:ptCount val="3"/>
                  <c:pt idx="0">
                    <c:v>7.2890349813780099E-3</c:v>
                  </c:pt>
                  <c:pt idx="1">
                    <c:v>1.107265619308568E-2</c:v>
                  </c:pt>
                  <c:pt idx="2">
                    <c:v>7.789808377045202E-3</c:v>
                  </c:pt>
                </c:numCache>
              </c:numRef>
            </c:minus>
            <c:spPr>
              <a:noFill/>
              <a:ln w="9525" cap="flat" cmpd="sng" algn="ctr">
                <a:solidFill>
                  <a:schemeClr val="tx1">
                    <a:lumMod val="65000"/>
                    <a:lumOff val="35000"/>
                  </a:schemeClr>
                </a:solidFill>
                <a:round/>
              </a:ln>
              <a:effectLst/>
            </c:spPr>
          </c:errBars>
          <c:cat>
            <c:strRef>
              <c:f>Sheet1!$K$11:$K$12</c:f>
              <c:strCache>
                <c:ptCount val="2"/>
                <c:pt idx="0">
                  <c:v>40像素点/s</c:v>
                </c:pt>
                <c:pt idx="1">
                  <c:v>80像素点/s</c:v>
                </c:pt>
              </c:strCache>
            </c:strRef>
          </c:cat>
          <c:val>
            <c:numRef>
              <c:f>Sheet1!$L$11:$L$12</c:f>
              <c:numCache>
                <c:formatCode>General</c:formatCode>
                <c:ptCount val="2"/>
                <c:pt idx="0">
                  <c:v>-6.0999999999999999E-2</c:v>
                </c:pt>
                <c:pt idx="1">
                  <c:v>6.7000000000000004E-2</c:v>
                </c:pt>
              </c:numCache>
            </c:numRef>
          </c:val>
          <c:extLst>
            <c:ext xmlns:c16="http://schemas.microsoft.com/office/drawing/2014/chart" uri="{C3380CC4-5D6E-409C-BE32-E72D297353CC}">
              <c16:uniqueId val="{00000000-CF80-4C5B-AC20-6D495A683581}"/>
            </c:ext>
          </c:extLst>
        </c:ser>
        <c:ser>
          <c:idx val="1"/>
          <c:order val="1"/>
          <c:tx>
            <c:strRef>
              <c:f>Sheet1!$M$10</c:f>
              <c:strCache>
                <c:ptCount val="1"/>
                <c:pt idx="0">
                  <c:v>垂直</c:v>
                </c:pt>
              </c:strCache>
            </c:strRef>
          </c:tx>
          <c:spPr>
            <a:solidFill>
              <a:schemeClr val="tx1">
                <a:lumMod val="50000"/>
                <a:lumOff val="50000"/>
              </a:schemeClr>
            </a:solidFill>
            <a:ln>
              <a:noFill/>
            </a:ln>
            <a:effectLst/>
          </c:spPr>
          <c:invertIfNegative val="0"/>
          <c:errBars>
            <c:errBarType val="both"/>
            <c:errValType val="cust"/>
            <c:noEndCap val="0"/>
            <c:plus>
              <c:numRef>
                <c:f>Sheet1!$M$17:$M$18</c:f>
                <c:numCache>
                  <c:formatCode>General</c:formatCode>
                  <c:ptCount val="2"/>
                  <c:pt idx="0">
                    <c:v>7.789808377045202E-3</c:v>
                  </c:pt>
                  <c:pt idx="1">
                    <c:v>1.0182392378566227E-2</c:v>
                  </c:pt>
                </c:numCache>
              </c:numRef>
            </c:plus>
            <c:minus>
              <c:numRef>
                <c:f>Sheet1!$M$17:$M$18</c:f>
                <c:numCache>
                  <c:formatCode>General</c:formatCode>
                  <c:ptCount val="2"/>
                  <c:pt idx="0">
                    <c:v>7.789808377045202E-3</c:v>
                  </c:pt>
                  <c:pt idx="1">
                    <c:v>1.0182392378566227E-2</c:v>
                  </c:pt>
                </c:numCache>
              </c:numRef>
            </c:minus>
            <c:spPr>
              <a:noFill/>
              <a:ln w="9525" cap="flat" cmpd="sng" algn="ctr">
                <a:solidFill>
                  <a:schemeClr val="tx1">
                    <a:lumMod val="65000"/>
                    <a:lumOff val="35000"/>
                  </a:schemeClr>
                </a:solidFill>
                <a:round/>
              </a:ln>
              <a:effectLst/>
            </c:spPr>
          </c:errBars>
          <c:cat>
            <c:strRef>
              <c:f>Sheet1!$K$11:$K$12</c:f>
              <c:strCache>
                <c:ptCount val="2"/>
                <c:pt idx="0">
                  <c:v>40像素点/s</c:v>
                </c:pt>
                <c:pt idx="1">
                  <c:v>80像素点/s</c:v>
                </c:pt>
              </c:strCache>
            </c:strRef>
          </c:cat>
          <c:val>
            <c:numRef>
              <c:f>Sheet1!$M$11:$M$12</c:f>
              <c:numCache>
                <c:formatCode>General</c:formatCode>
                <c:ptCount val="2"/>
                <c:pt idx="0">
                  <c:v>-6.8000000000000005E-2</c:v>
                </c:pt>
                <c:pt idx="1">
                  <c:v>5.0999999999999997E-2</c:v>
                </c:pt>
              </c:numCache>
            </c:numRef>
          </c:val>
          <c:extLst>
            <c:ext xmlns:c16="http://schemas.microsoft.com/office/drawing/2014/chart" uri="{C3380CC4-5D6E-409C-BE32-E72D297353CC}">
              <c16:uniqueId val="{00000001-CF80-4C5B-AC20-6D495A683581}"/>
            </c:ext>
          </c:extLst>
        </c:ser>
        <c:ser>
          <c:idx val="2"/>
          <c:order val="2"/>
          <c:tx>
            <c:strRef>
              <c:f>Sheet1!$N$10</c:f>
              <c:strCache>
                <c:ptCount val="1"/>
                <c:pt idx="0">
                  <c:v>平面</c:v>
                </c:pt>
              </c:strCache>
            </c:strRef>
          </c:tx>
          <c:spPr>
            <a:solidFill>
              <a:schemeClr val="tx1">
                <a:lumMod val="75000"/>
                <a:lumOff val="25000"/>
              </a:schemeClr>
            </a:solidFill>
            <a:ln>
              <a:noFill/>
            </a:ln>
            <a:effectLst/>
          </c:spPr>
          <c:invertIfNegative val="0"/>
          <c:errBars>
            <c:errBarType val="both"/>
            <c:errValType val="cust"/>
            <c:noEndCap val="0"/>
            <c:plus>
              <c:numRef>
                <c:f>Sheet1!$M$19:$M$20</c:f>
                <c:numCache>
                  <c:formatCode>General</c:formatCode>
                  <c:ptCount val="2"/>
                  <c:pt idx="0">
                    <c:v>1.2908825310532048E-2</c:v>
                  </c:pt>
                  <c:pt idx="1">
                    <c:v>1.2018561496012596E-2</c:v>
                  </c:pt>
                </c:numCache>
              </c:numRef>
            </c:plus>
            <c:minus>
              <c:numRef>
                <c:f>Sheet1!$M$19:$M$20</c:f>
                <c:numCache>
                  <c:formatCode>General</c:formatCode>
                  <c:ptCount val="2"/>
                  <c:pt idx="0">
                    <c:v>1.2908825310532048E-2</c:v>
                  </c:pt>
                  <c:pt idx="1">
                    <c:v>1.2018561496012596E-2</c:v>
                  </c:pt>
                </c:numCache>
              </c:numRef>
            </c:minus>
            <c:spPr>
              <a:noFill/>
              <a:ln w="9525" cap="flat" cmpd="sng" algn="ctr">
                <a:solidFill>
                  <a:schemeClr val="tx1">
                    <a:lumMod val="65000"/>
                    <a:lumOff val="35000"/>
                  </a:schemeClr>
                </a:solidFill>
                <a:round/>
              </a:ln>
              <a:effectLst/>
            </c:spPr>
          </c:errBars>
          <c:cat>
            <c:strRef>
              <c:f>Sheet1!$K$11:$K$12</c:f>
              <c:strCache>
                <c:ptCount val="2"/>
                <c:pt idx="0">
                  <c:v>40像素点/s</c:v>
                </c:pt>
                <c:pt idx="1">
                  <c:v>80像素点/s</c:v>
                </c:pt>
              </c:strCache>
            </c:strRef>
          </c:cat>
          <c:val>
            <c:numRef>
              <c:f>Sheet1!$N$11:$N$12</c:f>
              <c:numCache>
                <c:formatCode>General</c:formatCode>
                <c:ptCount val="2"/>
                <c:pt idx="0">
                  <c:v>-0.14199999999999999</c:v>
                </c:pt>
                <c:pt idx="1">
                  <c:v>-1.7000000000000001E-2</c:v>
                </c:pt>
              </c:numCache>
            </c:numRef>
          </c:val>
          <c:extLst>
            <c:ext xmlns:c16="http://schemas.microsoft.com/office/drawing/2014/chart" uri="{C3380CC4-5D6E-409C-BE32-E72D297353CC}">
              <c16:uniqueId val="{00000002-CF80-4C5B-AC20-6D495A683581}"/>
            </c:ext>
          </c:extLst>
        </c:ser>
        <c:dLbls>
          <c:showLegendKey val="0"/>
          <c:showVal val="0"/>
          <c:showCatName val="0"/>
          <c:showSerName val="0"/>
          <c:showPercent val="0"/>
          <c:showBubbleSize val="0"/>
        </c:dLbls>
        <c:gapWidth val="219"/>
        <c:overlap val="-27"/>
        <c:axId val="1362307631"/>
        <c:axId val="1362306383"/>
      </c:barChart>
      <c:catAx>
        <c:axId val="136230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运动速度</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2306383"/>
        <c:crosses val="autoZero"/>
        <c:auto val="1"/>
        <c:lblAlgn val="ctr"/>
        <c:lblOffset val="100"/>
        <c:noMultiLvlLbl val="0"/>
      </c:catAx>
      <c:valAx>
        <c:axId val="1362306383"/>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估计相对误差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2307631"/>
        <c:crosses val="autoZero"/>
        <c:crossBetween val="between"/>
      </c:valAx>
      <c:spPr>
        <a:noFill/>
        <a:ln>
          <a:noFill/>
        </a:ln>
        <a:effectLst/>
      </c:spPr>
    </c:plotArea>
    <c:legend>
      <c:legendPos val="b"/>
      <c:layout>
        <c:manualLayout>
          <c:xMode val="edge"/>
          <c:yMode val="edge"/>
          <c:x val="0.42723403324584425"/>
          <c:y val="7.928186060075823E-2"/>
          <c:w val="0.27886526684164481"/>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898</Words>
  <Characters>5119</Characters>
  <Application>Microsoft Office Word</Application>
  <DocSecurity>0</DocSecurity>
  <Lines>42</Lines>
  <Paragraphs>12</Paragraphs>
  <ScaleCrop>false</ScaleCrop>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风</dc:creator>
  <cp:keywords/>
  <dc:description/>
  <cp:lastModifiedBy>吴 风</cp:lastModifiedBy>
  <cp:revision>4</cp:revision>
  <dcterms:created xsi:type="dcterms:W3CDTF">2021-10-05T08:24:00Z</dcterms:created>
  <dcterms:modified xsi:type="dcterms:W3CDTF">2022-09-04T11:09:00Z</dcterms:modified>
</cp:coreProperties>
</file>